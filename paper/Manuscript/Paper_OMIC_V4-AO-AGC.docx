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EB401" w14:textId="51A09189" w:rsidR="00677140" w:rsidRDefault="00677140" w:rsidP="00B1614B">
      <w:pPr>
        <w:jc w:val="center"/>
        <w:rPr>
          <w:b/>
        </w:rPr>
      </w:pPr>
      <w:r w:rsidRPr="00B1614B">
        <w:rPr>
          <w:b/>
        </w:rPr>
        <w:t xml:space="preserve">METABOLIC CHARACTERIZATION OF </w:t>
      </w:r>
      <w:r w:rsidR="0005375F">
        <w:rPr>
          <w:b/>
        </w:rPr>
        <w:t xml:space="preserve">NEUROGENETIC DISORDERS INVOLVING GLUTAMATERGIC NEUROTRANSMISSION </w:t>
      </w:r>
    </w:p>
    <w:p w14:paraId="30DF7FE3" w14:textId="4A4FF229" w:rsidR="004B28C9" w:rsidRPr="00A41D50" w:rsidRDefault="00912703" w:rsidP="00B1614B">
      <w:pPr>
        <w:jc w:val="center"/>
        <w:rPr>
          <w:lang w:val="es-ES"/>
        </w:rPr>
      </w:pPr>
      <w:r w:rsidRPr="00A41D50">
        <w:rPr>
          <w:lang w:val="es-ES"/>
        </w:rPr>
        <w:t>Sofía Illescas</w:t>
      </w:r>
      <w:r w:rsidR="0005375F" w:rsidRPr="00A41D50">
        <w:rPr>
          <w:lang w:val="es-ES"/>
        </w:rPr>
        <w:t>, Yaiza Diaz</w:t>
      </w:r>
      <w:r w:rsidR="00F82B52">
        <w:rPr>
          <w:lang w:val="es-ES"/>
        </w:rPr>
        <w:t>-Osorio</w:t>
      </w:r>
      <w:r w:rsidR="0005375F" w:rsidRPr="00A41D50">
        <w:rPr>
          <w:lang w:val="es-ES"/>
        </w:rPr>
        <w:t xml:space="preserve">, </w:t>
      </w:r>
      <w:r w:rsidR="00A41D50">
        <w:rPr>
          <w:lang w:val="es-ES"/>
        </w:rPr>
        <w:t>Anna Serradell, Lucía Toro,</w:t>
      </w:r>
      <w:r w:rsidRPr="00A41D50">
        <w:rPr>
          <w:lang w:val="es-ES"/>
        </w:rPr>
        <w:t xml:space="preserve"> </w:t>
      </w:r>
      <w:r w:rsidR="0033415C">
        <w:rPr>
          <w:lang w:val="es-ES"/>
        </w:rPr>
        <w:t xml:space="preserve">Natalia Juliá-Palacios, </w:t>
      </w:r>
      <w:r w:rsidR="000460AF">
        <w:rPr>
          <w:lang w:val="es-ES"/>
        </w:rPr>
        <w:t>Juliana Ribeiro-Constante,</w:t>
      </w:r>
      <w:r w:rsidR="00A41D50">
        <w:rPr>
          <w:lang w:val="es-ES"/>
        </w:rPr>
        <w:t xml:space="preserve"> Xavier Altafaj, Mireia Olivella, </w:t>
      </w:r>
      <w:r w:rsidR="000460AF">
        <w:rPr>
          <w:lang w:val="es-ES"/>
        </w:rPr>
        <w:t xml:space="preserve"> </w:t>
      </w:r>
      <w:r w:rsidR="004710AD">
        <w:rPr>
          <w:lang w:val="es-ES"/>
        </w:rPr>
        <w:t xml:space="preserve">Mar O’Callaghan, Alejandra Darling, Judith Armstrong, </w:t>
      </w:r>
      <w:r w:rsidR="00A41D50">
        <w:rPr>
          <w:lang w:val="es-ES"/>
        </w:rPr>
        <w:t xml:space="preserve">Rafael Artuch, </w:t>
      </w:r>
      <w:r w:rsidR="004710AD">
        <w:rPr>
          <w:lang w:val="es-ES"/>
        </w:rPr>
        <w:t>Àngels García-Cazorla</w:t>
      </w:r>
      <w:r w:rsidR="0033415C">
        <w:rPr>
          <w:lang w:val="es-ES"/>
        </w:rPr>
        <w:t xml:space="preserve"> (*)</w:t>
      </w:r>
      <w:r w:rsidR="004710AD">
        <w:rPr>
          <w:lang w:val="es-ES"/>
        </w:rPr>
        <w:t>, Alfonso Oyarzábal</w:t>
      </w:r>
      <w:r w:rsidR="0033415C">
        <w:rPr>
          <w:lang w:val="es-ES"/>
        </w:rPr>
        <w:t xml:space="preserve"> (*)</w:t>
      </w:r>
    </w:p>
    <w:p w14:paraId="61492821" w14:textId="571C2754" w:rsidR="000942B9" w:rsidRDefault="000942B9" w:rsidP="00B1614B">
      <w:pPr>
        <w:jc w:val="center"/>
        <w:rPr>
          <w:lang w:val="es-ES"/>
        </w:rPr>
      </w:pPr>
    </w:p>
    <w:p w14:paraId="6E1DA205" w14:textId="0269D7FE" w:rsidR="00013669" w:rsidRDefault="00013669" w:rsidP="00B1614B">
      <w:pPr>
        <w:jc w:val="center"/>
        <w:rPr>
          <w:lang w:val="es-ES"/>
        </w:rPr>
      </w:pPr>
      <w:r w:rsidRPr="00013669">
        <w:rPr>
          <w:highlight w:val="yellow"/>
          <w:lang w:val="es-ES"/>
        </w:rPr>
        <w:t>FILIACIONES</w:t>
      </w:r>
    </w:p>
    <w:p w14:paraId="56B4EAA9" w14:textId="77777777" w:rsidR="000942B9" w:rsidRPr="00A41D50" w:rsidRDefault="000942B9" w:rsidP="00B1614B">
      <w:pPr>
        <w:jc w:val="center"/>
        <w:rPr>
          <w:lang w:val="es-ES"/>
        </w:rPr>
      </w:pPr>
    </w:p>
    <w:p w14:paraId="6A250EB0" w14:textId="7147BEF3" w:rsidR="0033415C" w:rsidRPr="00570B83" w:rsidRDefault="0033415C" w:rsidP="00CE061B">
      <w:pPr>
        <w:jc w:val="left"/>
      </w:pPr>
      <w:r w:rsidRPr="00570B83">
        <w:t>(*) co-corresponding</w:t>
      </w:r>
    </w:p>
    <w:p w14:paraId="67672A7F" w14:textId="5DECD9A5" w:rsidR="00CE061B" w:rsidRDefault="00CE061B" w:rsidP="00CE061B">
      <w:pPr>
        <w:jc w:val="left"/>
      </w:pPr>
      <w:r>
        <w:t>Word count</w:t>
      </w:r>
      <w:r w:rsidR="00912703">
        <w:t xml:space="preserve"> (excluding bibliography)</w:t>
      </w:r>
      <w:r>
        <w:t xml:space="preserve">: </w:t>
      </w:r>
      <w:r w:rsidR="00013669">
        <w:t>4411</w:t>
      </w:r>
      <w:r w:rsidR="00912703">
        <w:t xml:space="preserve"> words.</w:t>
      </w:r>
    </w:p>
    <w:p w14:paraId="3AD362B4" w14:textId="57F726D5" w:rsidR="00CE061B" w:rsidRDefault="00CE061B" w:rsidP="00CE061B">
      <w:pPr>
        <w:jc w:val="left"/>
      </w:pPr>
      <w:r>
        <w:t>Number of figures</w:t>
      </w:r>
      <w:r w:rsidR="00A41D50">
        <w:t xml:space="preserve"> and tables</w:t>
      </w:r>
      <w:r>
        <w:t>:</w:t>
      </w:r>
      <w:r w:rsidR="00C43253">
        <w:t xml:space="preserve"> 5</w:t>
      </w:r>
      <w:r w:rsidR="00A41D50">
        <w:t xml:space="preserve"> figures + 1 table</w:t>
      </w:r>
    </w:p>
    <w:p w14:paraId="3F99923F" w14:textId="0757D08B" w:rsidR="00013669" w:rsidRDefault="00013669" w:rsidP="00CE061B">
      <w:pPr>
        <w:jc w:val="left"/>
      </w:pPr>
      <w:r>
        <w:t>Supplementary figures and tables: 1 supp figure + 1 supp table</w:t>
      </w:r>
    </w:p>
    <w:p w14:paraId="6CC26CDD" w14:textId="089C8E9D" w:rsidR="00CE061B" w:rsidRDefault="00CE061B" w:rsidP="00B1614B">
      <w:pPr>
        <w:jc w:val="center"/>
        <w:rPr>
          <w:b/>
        </w:rPr>
      </w:pPr>
    </w:p>
    <w:p w14:paraId="7917D7ED" w14:textId="77777777" w:rsidR="00CE061B" w:rsidRDefault="00CE061B">
      <w:pPr>
        <w:jc w:val="left"/>
        <w:rPr>
          <w:b/>
        </w:rPr>
      </w:pPr>
      <w:r>
        <w:rPr>
          <w:b/>
        </w:rPr>
        <w:br w:type="page"/>
      </w:r>
    </w:p>
    <w:p w14:paraId="7D92FC1F" w14:textId="22243ACD" w:rsidR="00677140" w:rsidRDefault="00653377" w:rsidP="00653377">
      <w:pPr>
        <w:pStyle w:val="Ttulo1"/>
      </w:pPr>
      <w:r>
        <w:lastRenderedPageBreak/>
        <w:t>ABSTRACT</w:t>
      </w:r>
    </w:p>
    <w:p w14:paraId="7434676A" w14:textId="3F8A4A02" w:rsidR="00653377" w:rsidRDefault="00B06457" w:rsidP="002F5C38">
      <w:r>
        <w:t>The study o</w:t>
      </w:r>
      <w:r w:rsidR="002F4DF7">
        <w:t>f</w:t>
      </w:r>
      <w:r>
        <w:t xml:space="preserve"> inborn errors of neurotransmission has been mostly focused on monoamine disorders, GABAergic and glycinergic defects. </w:t>
      </w:r>
      <w:r w:rsidR="00653377">
        <w:t>The</w:t>
      </w:r>
      <w:r>
        <w:t xml:space="preserve"> study of the glutamatergic synapse </w:t>
      </w:r>
      <w:r w:rsidR="004710AD">
        <w:t>using the same</w:t>
      </w:r>
      <w:r>
        <w:t xml:space="preserve"> </w:t>
      </w:r>
      <w:r w:rsidR="004710AD">
        <w:t xml:space="preserve">approach than classic neurotransmitter disorders </w:t>
      </w:r>
      <w:r>
        <w:t>is challenging due to the lack of</w:t>
      </w:r>
      <w:r w:rsidR="004710AD">
        <w:t xml:space="preserve"> </w:t>
      </w:r>
      <w:r>
        <w:t xml:space="preserve"> biomarkers in the CSF</w:t>
      </w:r>
      <w:r w:rsidR="004710AD">
        <w:t>. However, a</w:t>
      </w:r>
      <w:r w:rsidR="00653377">
        <w:t xml:space="preserve"> metabolomic approach  can provide both insight into their </w:t>
      </w:r>
      <w:r w:rsidR="00912703">
        <w:t>molecular basis</w:t>
      </w:r>
      <w:r w:rsidR="00653377">
        <w:t xml:space="preserve"> and outline novel therapeutic alternatives.</w:t>
      </w:r>
    </w:p>
    <w:p w14:paraId="19704013" w14:textId="61C9B265" w:rsidR="00653377" w:rsidRDefault="00653377" w:rsidP="002F5C38">
      <w:r>
        <w:t xml:space="preserve">We </w:t>
      </w:r>
      <w:r w:rsidR="00912703">
        <w:t xml:space="preserve">have </w:t>
      </w:r>
      <w:r>
        <w:t xml:space="preserve">performed a </w:t>
      </w:r>
      <w:r w:rsidR="00912703">
        <w:t>semi-</w:t>
      </w:r>
      <w:r>
        <w:t xml:space="preserve">targeted metabolomic analysis on CSF samples from </w:t>
      </w:r>
      <w:r w:rsidR="0074400F">
        <w:t>25</w:t>
      </w:r>
      <w:r>
        <w:t xml:space="preserve"> patients with </w:t>
      </w:r>
      <w:r w:rsidR="0005375F">
        <w:t xml:space="preserve">neurogenetic disorders </w:t>
      </w:r>
      <w:r w:rsidR="00B06457">
        <w:t xml:space="preserve">with an important expression in the glutamatergic synapse </w:t>
      </w:r>
      <w:r>
        <w:t xml:space="preserve">and 5 controls. Samples from patients </w:t>
      </w:r>
      <w:r w:rsidR="00912703">
        <w:t>diagnosed with</w:t>
      </w:r>
      <w:r>
        <w:t xml:space="preserve"> </w:t>
      </w:r>
      <w:r w:rsidR="0033415C">
        <w:t>MECP2, CDKL5</w:t>
      </w:r>
      <w:r>
        <w:t xml:space="preserve">, GRINpathies </w:t>
      </w:r>
      <w:r w:rsidR="0033415C">
        <w:t xml:space="preserve">and </w:t>
      </w:r>
      <w:r>
        <w:t xml:space="preserve">STXBP1 </w:t>
      </w:r>
      <w:r w:rsidR="0033415C">
        <w:t xml:space="preserve">related </w:t>
      </w:r>
      <w:r>
        <w:t>encephalopath</w:t>
      </w:r>
      <w:r w:rsidR="0033415C">
        <w:t>ies</w:t>
      </w:r>
      <w:r>
        <w:t xml:space="preserve"> were included. We</w:t>
      </w:r>
      <w:r w:rsidR="00CE516F">
        <w:t xml:space="preserve"> have</w:t>
      </w:r>
      <w:r>
        <w:t xml:space="preserve"> performed univariate (UVA) and multivariate statistical analysis (MVA), using Wilcoxon rank-sum test, principal component analysis (PCA), and oPLS-DA. By using the results of both analyses, we </w:t>
      </w:r>
      <w:r w:rsidR="00CE516F">
        <w:t xml:space="preserve">have </w:t>
      </w:r>
      <w:r>
        <w:t xml:space="preserve">identified the </w:t>
      </w:r>
      <w:r w:rsidR="00CE516F">
        <w:t>metabolites</w:t>
      </w:r>
      <w:r>
        <w:t xml:space="preserve"> that were significantly altered and that were important in the separation of the respective groups. On these, we performed pathway- and network-based analyses to define which metabolic pathways were possibly altered in each pathology.</w:t>
      </w:r>
    </w:p>
    <w:p w14:paraId="0256E868" w14:textId="11CDA94E" w:rsidR="00653377" w:rsidRDefault="00CE516F" w:rsidP="002F5C38">
      <w:r>
        <w:t>W</w:t>
      </w:r>
      <w:r w:rsidR="00653377">
        <w:t>e</w:t>
      </w:r>
      <w:r>
        <w:t xml:space="preserve"> have</w:t>
      </w:r>
      <w:r w:rsidR="00653377">
        <w:t xml:space="preserve"> observed alterations in the </w:t>
      </w:r>
      <w:r>
        <w:t>tryptophan, phenylalanine and branched-chain amino acid</w:t>
      </w:r>
      <w:r w:rsidR="00653377">
        <w:t xml:space="preserve"> metabolism pathways, which interestingly depend on the same transporter to cross the blood-brain barrier (BBB). Analysis of the expression of LAT1 transporter in brain samples from a mouse model of Rett syndrome</w:t>
      </w:r>
      <w:r w:rsidR="0033415C">
        <w:t xml:space="preserve"> (MECP2)</w:t>
      </w:r>
      <w:r w:rsidR="00653377">
        <w:t xml:space="preserve"> </w:t>
      </w:r>
      <w:r w:rsidR="004B28C9">
        <w:t>revealed a decrease in the transporter expression, that was already noticeable at pre-symptomatic stages.</w:t>
      </w:r>
    </w:p>
    <w:p w14:paraId="5E971B98" w14:textId="756B53C1" w:rsidR="00653377" w:rsidRDefault="004710AD" w:rsidP="00C37384">
      <w:r>
        <w:t xml:space="preserve">The study of the glutamatergic synapse </w:t>
      </w:r>
      <w:r w:rsidR="004B28C9">
        <w:t>from this perspective</w:t>
      </w:r>
      <w:r w:rsidR="00653377">
        <w:t xml:space="preserve"> advance</w:t>
      </w:r>
      <w:r w:rsidR="004B28C9">
        <w:t>s</w:t>
      </w:r>
      <w:r w:rsidR="00653377">
        <w:t xml:space="preserve"> the understanding of their pathophysiology, shining light on an under-studied feature as is their metabolic component.</w:t>
      </w:r>
    </w:p>
    <w:p w14:paraId="0F325B30" w14:textId="5AC4CA96" w:rsidR="00CE061B" w:rsidRDefault="00CE061B" w:rsidP="00CE061B">
      <w:pPr>
        <w:pStyle w:val="Ttulo1"/>
      </w:pPr>
      <w:r>
        <w:t>SYNOPSIS</w:t>
      </w:r>
    </w:p>
    <w:p w14:paraId="0E413B68" w14:textId="0E458C66" w:rsidR="00CE061B" w:rsidRDefault="00CE061B" w:rsidP="000477F8">
      <w:r>
        <w:t>Metabolic characterization of</w:t>
      </w:r>
      <w:r w:rsidR="004710AD">
        <w:t xml:space="preserve"> glutamatergic synapse disorders</w:t>
      </w:r>
      <w:r>
        <w:t xml:space="preserve"> reveals alterations in tryptophan metabolism, which study can unveil new therapeutic targets.</w:t>
      </w:r>
      <w:r>
        <w:br w:type="page"/>
      </w:r>
    </w:p>
    <w:p w14:paraId="764F83B3" w14:textId="77777777" w:rsidR="00CE061B" w:rsidRDefault="00CE061B" w:rsidP="00CE061B">
      <w:pPr>
        <w:pStyle w:val="Ttulo1"/>
      </w:pPr>
      <w:r>
        <w:lastRenderedPageBreak/>
        <w:t>GENERAL CONSIDERATIONS</w:t>
      </w:r>
    </w:p>
    <w:p w14:paraId="340D2A50" w14:textId="77777777" w:rsidR="00CE061B" w:rsidRPr="003D3306" w:rsidRDefault="00CE061B" w:rsidP="00C37384">
      <w:pPr>
        <w:rPr>
          <w:b/>
        </w:rPr>
      </w:pPr>
      <w:r w:rsidRPr="003D3306">
        <w:rPr>
          <w:b/>
        </w:rPr>
        <w:t xml:space="preserve">CONTRIBUTIONS OF INDIVIDUAL AUTHORS: </w:t>
      </w:r>
    </w:p>
    <w:p w14:paraId="212338D8" w14:textId="69F84BF6" w:rsidR="00CE061B" w:rsidRPr="00F82B52" w:rsidRDefault="00CE061B" w:rsidP="00013669">
      <w:pPr>
        <w:spacing w:after="0" w:line="276" w:lineRule="auto"/>
        <w:ind w:left="142" w:hanging="142"/>
      </w:pPr>
      <w:r w:rsidRPr="00F82B52">
        <w:t>Sofía Illescas (SI): Performed the data analysis and interpretation</w:t>
      </w:r>
      <w:r w:rsidR="003D3306" w:rsidRPr="00F82B52">
        <w:t>. Manuscript drafting.</w:t>
      </w:r>
    </w:p>
    <w:p w14:paraId="758709FC" w14:textId="6E0977FE" w:rsidR="00F82B52" w:rsidRDefault="00F82B52" w:rsidP="00013669">
      <w:pPr>
        <w:spacing w:after="0" w:line="276" w:lineRule="auto"/>
        <w:ind w:left="142" w:hanging="142"/>
      </w:pPr>
      <w:r w:rsidRPr="00013669">
        <w:rPr>
          <w:lang w:val="es-ES"/>
        </w:rPr>
        <w:t xml:space="preserve">Yaiza Diaz-Osorio (YDO): Data analysis. </w:t>
      </w:r>
      <w:r>
        <w:t>Samples preparation</w:t>
      </w:r>
      <w:r w:rsidRPr="00F82B52">
        <w:t xml:space="preserve"> and interpretation</w:t>
      </w:r>
      <w:r>
        <w:t xml:space="preserve">. </w:t>
      </w:r>
      <w:r w:rsidRPr="00F82B52">
        <w:t>Manuscript drafting</w:t>
      </w:r>
      <w:r>
        <w:t>.</w:t>
      </w:r>
    </w:p>
    <w:p w14:paraId="56AEF396" w14:textId="7E92FFE8" w:rsidR="00F82B52" w:rsidRDefault="00F82B52" w:rsidP="00013669">
      <w:pPr>
        <w:spacing w:after="0" w:line="276" w:lineRule="auto"/>
        <w:ind w:left="142" w:hanging="142"/>
      </w:pPr>
      <w:r>
        <w:t xml:space="preserve">Anna Serradell (AS): Western Blot experiments. Manuscript drafting. </w:t>
      </w:r>
    </w:p>
    <w:p w14:paraId="06BF28C8" w14:textId="77777777" w:rsidR="00F82B52" w:rsidRPr="00F82B52" w:rsidRDefault="00F82B52" w:rsidP="00013669">
      <w:pPr>
        <w:spacing w:after="0" w:line="276" w:lineRule="auto"/>
        <w:ind w:left="142" w:hanging="142"/>
        <w:rPr>
          <w:lang w:val="es-ES"/>
        </w:rPr>
      </w:pPr>
      <w:r>
        <w:t>Lucía Toro (LT</w:t>
      </w:r>
      <w:r>
        <w:t xml:space="preserve">): Western Blot experiments. </w:t>
      </w:r>
      <w:r w:rsidRPr="00F82B52">
        <w:rPr>
          <w:lang w:val="es-ES"/>
        </w:rPr>
        <w:t xml:space="preserve">Manuscript drafting. </w:t>
      </w:r>
    </w:p>
    <w:p w14:paraId="5C25428D" w14:textId="61D612FF" w:rsidR="00F82B52" w:rsidRPr="00F82B52" w:rsidRDefault="00F82B52" w:rsidP="00013669">
      <w:pPr>
        <w:spacing w:after="0" w:line="276" w:lineRule="auto"/>
        <w:ind w:left="142" w:hanging="142"/>
      </w:pPr>
      <w:r w:rsidRPr="00F82B52">
        <w:t xml:space="preserve">Natalia Julià-Palacios (NJP): Clinical </w:t>
      </w:r>
      <w:r>
        <w:t xml:space="preserve">care and </w:t>
      </w:r>
      <w:r w:rsidRPr="00F82B52">
        <w:t>assessment of the patients</w:t>
      </w:r>
      <w:r>
        <w:t xml:space="preserve">. Manuscript drafting. </w:t>
      </w:r>
    </w:p>
    <w:p w14:paraId="4949BB4C" w14:textId="0CFCD98B" w:rsidR="00F82B52" w:rsidRPr="00F82B52" w:rsidRDefault="00F82B52" w:rsidP="00013669">
      <w:pPr>
        <w:spacing w:after="0" w:line="276" w:lineRule="auto"/>
        <w:ind w:left="142" w:hanging="142"/>
      </w:pPr>
      <w:r w:rsidRPr="00F82B52">
        <w:t xml:space="preserve">Juliana Ribeiro-Constante (JRC): </w:t>
      </w:r>
      <w:r w:rsidRPr="00F82B52">
        <w:t xml:space="preserve">Clinical </w:t>
      </w:r>
      <w:r>
        <w:t xml:space="preserve">care and </w:t>
      </w:r>
      <w:r w:rsidRPr="00F82B52">
        <w:t>assessment of the patients</w:t>
      </w:r>
      <w:r>
        <w:t>. Manuscript drafting.</w:t>
      </w:r>
    </w:p>
    <w:p w14:paraId="6F41B11A" w14:textId="70852D93" w:rsidR="00F82B52" w:rsidRDefault="00F82B52" w:rsidP="00013669">
      <w:pPr>
        <w:spacing w:after="0" w:line="276" w:lineRule="auto"/>
        <w:ind w:left="142" w:hanging="142"/>
      </w:pPr>
      <w:r>
        <w:t xml:space="preserve">Xavier Altafaj (XA): Evaluation of the impact of GRIN mutations. </w:t>
      </w:r>
      <w:r>
        <w:t>Manuscript drafting.</w:t>
      </w:r>
    </w:p>
    <w:p w14:paraId="328853EB" w14:textId="5C1973C4" w:rsidR="00F82B52" w:rsidRDefault="00F82B52" w:rsidP="00013669">
      <w:pPr>
        <w:spacing w:after="0" w:line="276" w:lineRule="auto"/>
        <w:ind w:left="142" w:hanging="142"/>
      </w:pPr>
      <w:r>
        <w:t xml:space="preserve">Mireia Olivella (MO): </w:t>
      </w:r>
      <w:r>
        <w:t>Evaluation of the impact of GRIN mutations. Manuscript drafting.</w:t>
      </w:r>
    </w:p>
    <w:p w14:paraId="684ADBA5" w14:textId="3FCF56CC" w:rsidR="00F82B52" w:rsidRPr="00F82B52" w:rsidRDefault="00F82B52" w:rsidP="00013669">
      <w:pPr>
        <w:spacing w:after="0" w:line="276" w:lineRule="auto"/>
        <w:ind w:left="142" w:hanging="142"/>
      </w:pPr>
      <w:r w:rsidRPr="00F82B52">
        <w:t xml:space="preserve">Mar O’Callaghan (MO’C): </w:t>
      </w:r>
      <w:r w:rsidRPr="00F82B52">
        <w:t xml:space="preserve">Clinical </w:t>
      </w:r>
      <w:r>
        <w:t xml:space="preserve">care and </w:t>
      </w:r>
      <w:r w:rsidRPr="00F82B52">
        <w:t>assessment of the patients</w:t>
      </w:r>
      <w:r>
        <w:t>. Manuscript drafting.</w:t>
      </w:r>
    </w:p>
    <w:p w14:paraId="0FD1890F" w14:textId="796982D3" w:rsidR="00F82B52" w:rsidRPr="00F82B52" w:rsidRDefault="00F82B52" w:rsidP="00013669">
      <w:pPr>
        <w:spacing w:after="0" w:line="276" w:lineRule="auto"/>
        <w:ind w:left="142" w:hanging="142"/>
      </w:pPr>
      <w:r w:rsidRPr="00F82B52">
        <w:t xml:space="preserve">Alejandra Darling (AD): </w:t>
      </w:r>
      <w:r w:rsidRPr="00F82B52">
        <w:t xml:space="preserve">Clinical </w:t>
      </w:r>
      <w:r>
        <w:t xml:space="preserve">care and </w:t>
      </w:r>
      <w:r w:rsidRPr="00F82B52">
        <w:t>assessment of the patients</w:t>
      </w:r>
      <w:r>
        <w:t>. Manuscript drafting.</w:t>
      </w:r>
    </w:p>
    <w:p w14:paraId="05B010C2" w14:textId="52BE1EA5" w:rsidR="00F82B52" w:rsidRPr="00F82B52" w:rsidRDefault="00F82B52" w:rsidP="00013669">
      <w:pPr>
        <w:spacing w:after="0" w:line="276" w:lineRule="auto"/>
        <w:ind w:left="142" w:hanging="142"/>
      </w:pPr>
      <w:r w:rsidRPr="00F82B52">
        <w:t>Judith Armstrong (JA)</w:t>
      </w:r>
      <w:r>
        <w:t xml:space="preserve">: Genetic diagnosis of the patients. Manuscript drafting. </w:t>
      </w:r>
    </w:p>
    <w:p w14:paraId="668D9227" w14:textId="71431BE8" w:rsidR="00F82B52" w:rsidRPr="00F82B52" w:rsidRDefault="00F82B52" w:rsidP="00013669">
      <w:pPr>
        <w:spacing w:after="0" w:line="276" w:lineRule="auto"/>
        <w:ind w:left="142" w:hanging="142"/>
      </w:pPr>
      <w:r w:rsidRPr="00F82B52">
        <w:t xml:space="preserve">Rafael Artuch (RA): Biochemical analysis in </w:t>
      </w:r>
      <w:r>
        <w:t xml:space="preserve">CSF. </w:t>
      </w:r>
      <w:r>
        <w:t xml:space="preserve">Manuscript drafting. </w:t>
      </w:r>
    </w:p>
    <w:p w14:paraId="5F4972D5" w14:textId="2F21DA06" w:rsidR="00F82B52" w:rsidRPr="00F82B52" w:rsidRDefault="00F82B52" w:rsidP="00013669">
      <w:pPr>
        <w:spacing w:after="0" w:line="276" w:lineRule="auto"/>
        <w:ind w:left="142" w:hanging="142"/>
      </w:pPr>
      <w:r w:rsidRPr="00F82B52">
        <w:t xml:space="preserve">Àngels García-Cazorla (AGC): Study conceptualization, </w:t>
      </w:r>
      <w:r>
        <w:t>c</w:t>
      </w:r>
      <w:r w:rsidRPr="00F82B52">
        <w:t xml:space="preserve">linical </w:t>
      </w:r>
      <w:r>
        <w:t xml:space="preserve">care and </w:t>
      </w:r>
      <w:r w:rsidRPr="00F82B52">
        <w:t>assessment of the patients</w:t>
      </w:r>
      <w:r>
        <w:t xml:space="preserve"> and f</w:t>
      </w:r>
      <w:r>
        <w:t xml:space="preserve">unding acquisition. </w:t>
      </w:r>
      <w:r>
        <w:t>M</w:t>
      </w:r>
      <w:r w:rsidRPr="00F82B52">
        <w:t>anuscript writing</w:t>
      </w:r>
      <w:r>
        <w:t xml:space="preserve"> </w:t>
      </w:r>
    </w:p>
    <w:p w14:paraId="416E267C" w14:textId="65565BC3" w:rsidR="00F82B52" w:rsidRPr="00F82B52" w:rsidRDefault="00F82B52" w:rsidP="00013669">
      <w:pPr>
        <w:spacing w:line="276" w:lineRule="auto"/>
        <w:ind w:left="142" w:hanging="142"/>
      </w:pPr>
      <w:r w:rsidRPr="00F82B52">
        <w:t xml:space="preserve">Alfonso Oyarzábal (AO): </w:t>
      </w:r>
      <w:r w:rsidRPr="00F82B52">
        <w:t>Study conceptualization, data interpretation, manuscript writing.</w:t>
      </w:r>
    </w:p>
    <w:p w14:paraId="049D56E0" w14:textId="3E8204DC" w:rsidR="003D3306" w:rsidRDefault="003D3306" w:rsidP="003D3306">
      <w:r w:rsidRPr="003D3306">
        <w:rPr>
          <w:b/>
        </w:rPr>
        <w:t>AUTHOR</w:t>
      </w:r>
      <w:r>
        <w:rPr>
          <w:b/>
        </w:rPr>
        <w:t>S</w:t>
      </w:r>
      <w:r w:rsidRPr="003D3306">
        <w:rPr>
          <w:b/>
        </w:rPr>
        <w:t xml:space="preserve"> WHO SERVES AS GUARANTOR FOR THE ARTICLE</w:t>
      </w:r>
      <w:r>
        <w:t>: Alfonso Oyarzabal and Àngels García-Cazorla</w:t>
      </w:r>
    </w:p>
    <w:p w14:paraId="168AF68B" w14:textId="1A644DBD" w:rsidR="003D3306" w:rsidRDefault="003D3306" w:rsidP="003D3306">
      <w:r w:rsidRPr="003D3306">
        <w:rPr>
          <w:b/>
        </w:rPr>
        <w:t>COMPETING INTEREST STATEMENT</w:t>
      </w:r>
      <w:r>
        <w:t>:</w:t>
      </w:r>
    </w:p>
    <w:p w14:paraId="2DFCA6EA" w14:textId="122B2A78" w:rsidR="003D3306" w:rsidRDefault="003D3306" w:rsidP="003D3306">
      <w:r>
        <w:t>All the authors</w:t>
      </w:r>
      <w:r w:rsidRPr="003D3306">
        <w:t xml:space="preserve"> </w:t>
      </w:r>
      <w:r>
        <w:t>confirm absence of any competing interest and independence from the sponsors. The content of the article has not been influenced by the sponsors.</w:t>
      </w:r>
    </w:p>
    <w:p w14:paraId="1D08F365" w14:textId="62740312" w:rsidR="003D3306" w:rsidRDefault="003D3306" w:rsidP="003D3306">
      <w:r w:rsidRPr="003D3306">
        <w:rPr>
          <w:b/>
        </w:rPr>
        <w:t>FUNDING INFORMATION</w:t>
      </w:r>
      <w:r>
        <w:t xml:space="preserve">: </w:t>
      </w:r>
    </w:p>
    <w:p w14:paraId="17A6B703" w14:textId="4F164EAB" w:rsidR="003D3306" w:rsidRDefault="003D3306" w:rsidP="003D3306">
      <w:r>
        <w:t xml:space="preserve">This work has been funded with a </w:t>
      </w:r>
      <w:r w:rsidR="004710AD" w:rsidRPr="00366E0A">
        <w:t xml:space="preserve">FI21/0073 and </w:t>
      </w:r>
      <w:r w:rsidR="004710AD" w:rsidRPr="004710AD">
        <w:rPr>
          <w:rtl/>
          <w:lang w:val="ar-SA"/>
        </w:rPr>
        <w:t>“</w:t>
      </w:r>
      <w:r w:rsidR="004710AD" w:rsidRPr="00366E0A">
        <w:t xml:space="preserve">Instituto de Salud Carlos III (ISCIII)” and </w:t>
      </w:r>
      <w:r w:rsidR="004710AD" w:rsidRPr="004710AD">
        <w:rPr>
          <w:rtl/>
          <w:lang w:val="ar-SA"/>
        </w:rPr>
        <w:t>“</w:t>
      </w:r>
      <w:r w:rsidR="004710AD" w:rsidRPr="00366E0A">
        <w:t xml:space="preserve">Fondo Europeo de </w:t>
      </w:r>
      <w:r w:rsidR="004710AD" w:rsidRPr="00366E0A">
        <w:t>desarrollo regional (FEDER)”</w:t>
      </w:r>
      <w:r w:rsidR="004710AD">
        <w:t xml:space="preserve"> </w:t>
      </w:r>
      <w:r>
        <w:t xml:space="preserve">grant. </w:t>
      </w:r>
    </w:p>
    <w:p w14:paraId="644B4544" w14:textId="29F3A8CA" w:rsidR="003D3306" w:rsidRDefault="003D3306" w:rsidP="003D3306">
      <w:r w:rsidRPr="00B24769">
        <w:rPr>
          <w:b/>
        </w:rPr>
        <w:t>ETHICS APPROVAL</w:t>
      </w:r>
      <w:r>
        <w:t xml:space="preserve">: </w:t>
      </w:r>
    </w:p>
    <w:p w14:paraId="18697188" w14:textId="364860B7" w:rsidR="00B24769" w:rsidRDefault="00B24769" w:rsidP="00B24769">
      <w:r>
        <w:rPr>
          <w:color w:val="2A2A2A"/>
          <w:sz w:val="23"/>
          <w:szCs w:val="23"/>
          <w:shd w:val="clear" w:color="auto" w:fill="FFFFFF"/>
        </w:rPr>
        <w:t xml:space="preserve">All parents or legal representatives of the patients gave written informed consent. This study was approved by the local institutional ethics committee (Sant Juan de Déu Hospital ID number: </w:t>
      </w:r>
      <w:r w:rsidRPr="00A41D50">
        <w:rPr>
          <w:color w:val="2A2A2A"/>
          <w:sz w:val="23"/>
          <w:szCs w:val="23"/>
          <w:shd w:val="clear" w:color="auto" w:fill="FFFFFF"/>
        </w:rPr>
        <w:t>PIC-131-18</w:t>
      </w:r>
      <w:r>
        <w:rPr>
          <w:color w:val="2A2A2A"/>
          <w:sz w:val="23"/>
          <w:szCs w:val="23"/>
          <w:shd w:val="clear" w:color="auto" w:fill="FFFFFF"/>
        </w:rPr>
        <w:t xml:space="preserve">). </w:t>
      </w:r>
      <w:r w:rsidR="00912703">
        <w:rPr>
          <w:color w:val="2A2A2A"/>
          <w:sz w:val="23"/>
          <w:szCs w:val="23"/>
          <w:shd w:val="clear" w:color="auto" w:fill="FFFFFF"/>
        </w:rPr>
        <w:t>All research work has been carried away following the principles under the Helsinki declaration.</w:t>
      </w:r>
    </w:p>
    <w:p w14:paraId="1F68FB16" w14:textId="21838BA9" w:rsidR="00B24769" w:rsidRDefault="00B24769" w:rsidP="003D3306">
      <w:r>
        <w:t xml:space="preserve">No vertebrate animals have been sacrificed ad hoc for this study. However, mouse brain protein samples, surpluses from other projects, have been used. Such extraction was made under approval from Committee for Animal Experimentation of Universitat de Barcelona. </w:t>
      </w:r>
    </w:p>
    <w:p w14:paraId="60BD0DD5" w14:textId="625FEABF" w:rsidR="00B24769" w:rsidRPr="00B24769" w:rsidRDefault="00B24769" w:rsidP="003D3306">
      <w:pPr>
        <w:rPr>
          <w:b/>
        </w:rPr>
      </w:pPr>
      <w:r w:rsidRPr="00B24769">
        <w:rPr>
          <w:b/>
        </w:rPr>
        <w:t xml:space="preserve">KEY WORDS: </w:t>
      </w:r>
    </w:p>
    <w:p w14:paraId="14BD9887" w14:textId="7A5C174F" w:rsidR="00B24769" w:rsidRDefault="00B24769" w:rsidP="003D3306">
      <w:r>
        <w:t xml:space="preserve">Neurodevelopmental diseases, metabolomics, tryptophan, Rett syndrome, SLC7A5. </w:t>
      </w:r>
    </w:p>
    <w:p w14:paraId="1632979D" w14:textId="41E5B2CF" w:rsidR="00B24769" w:rsidRPr="00B24769" w:rsidRDefault="00B24769" w:rsidP="003D3306">
      <w:pPr>
        <w:rPr>
          <w:b/>
        </w:rPr>
      </w:pPr>
      <w:r w:rsidRPr="00B24769">
        <w:rPr>
          <w:b/>
        </w:rPr>
        <w:t>DATA AVAILABILITY:</w:t>
      </w:r>
    </w:p>
    <w:p w14:paraId="3F01A785" w14:textId="1456658B" w:rsidR="00B24769" w:rsidRDefault="00B24769" w:rsidP="000477F8">
      <w:r>
        <w:t>Metabolomic raw data will be shared after publication upon request</w:t>
      </w:r>
      <w:r>
        <w:br w:type="page"/>
      </w:r>
    </w:p>
    <w:p w14:paraId="0ADF2E05" w14:textId="1934E094" w:rsidR="00677140" w:rsidRPr="007C0E49" w:rsidRDefault="00677140" w:rsidP="00C37384">
      <w:pPr>
        <w:pStyle w:val="Ttulo1"/>
      </w:pPr>
      <w:r w:rsidRPr="007C0E49">
        <w:lastRenderedPageBreak/>
        <w:t>INTRODUCTION</w:t>
      </w:r>
    </w:p>
    <w:p w14:paraId="1EBA989D" w14:textId="735E51AD" w:rsidR="003F30FE" w:rsidRDefault="004710AD" w:rsidP="003F30FE">
      <w:r w:rsidRPr="00A41D50">
        <w:t xml:space="preserve">Biochemical pathways of neurotransmission and </w:t>
      </w:r>
      <w:r w:rsidR="000460AF">
        <w:t xml:space="preserve">their </w:t>
      </w:r>
      <w:r>
        <w:t xml:space="preserve">related diseases have been well-described during the last couple of decades. </w:t>
      </w:r>
      <w:r w:rsidR="000460AF">
        <w:t xml:space="preserve">This group of disorders constitute what the scientific community considers as inborn errors of neurotransmission and </w:t>
      </w:r>
      <w:r w:rsidR="00165944">
        <w:t xml:space="preserve">mainly </w:t>
      </w:r>
      <w:r w:rsidR="000460AF">
        <w:t xml:space="preserve">involve disorders of monoaminergic, </w:t>
      </w:r>
      <w:r w:rsidR="00A41D50">
        <w:t>GABA</w:t>
      </w:r>
      <w:r w:rsidR="000460AF">
        <w:t>ergic and glycinergic neurotransmission. These diseases are characterized by the detection of abnormal concentration of metabolites that belong to these pathways. Glutamatergic neurotransmission has been poorly considered in this category of dis</w:t>
      </w:r>
      <w:r w:rsidR="00DD0E41">
        <w:t>order</w:t>
      </w:r>
      <w:r w:rsidR="000460AF">
        <w:t xml:space="preserve">s probably because no validated markers have been described so far as possible biochemical signatures. However, glutamatergic signaling is the most abundant form of synaptic communication leading to </w:t>
      </w:r>
      <w:r w:rsidR="002F4DF7">
        <w:t>the development of crucial</w:t>
      </w:r>
      <w:r w:rsidR="000460AF">
        <w:t xml:space="preserve"> functions in the brain such as excitability and </w:t>
      </w:r>
      <w:r w:rsidR="00DD0E41">
        <w:t>neuronal plasticity</w:t>
      </w:r>
      <w:r w:rsidR="000460AF">
        <w:t xml:space="preserve">. Therefore, it is not surprising that </w:t>
      </w:r>
      <w:r w:rsidR="00DD0E41">
        <w:t xml:space="preserve">glutamatergic neurotransmission has been described to be impaired </w:t>
      </w:r>
      <w:r w:rsidR="000460AF">
        <w:t>in a</w:t>
      </w:r>
      <w:r w:rsidR="000F6886">
        <w:t xml:space="preserve"> plethora of diseases with different clinical presentations, ranging from </w:t>
      </w:r>
      <w:r w:rsidR="007778E5" w:rsidRPr="00312DDE">
        <w:t>attention deficit</w:t>
      </w:r>
      <w:r w:rsidR="00DD0E41">
        <w:t>, intellectual disability</w:t>
      </w:r>
      <w:r w:rsidR="000F6886">
        <w:t xml:space="preserve"> or</w:t>
      </w:r>
      <w:r w:rsidR="007778E5" w:rsidRPr="00312DDE">
        <w:t xml:space="preserve"> autism spectrum disorder</w:t>
      </w:r>
      <w:r w:rsidR="000F6886">
        <w:t>s</w:t>
      </w:r>
      <w:r w:rsidR="007778E5" w:rsidRPr="00312DDE">
        <w:t xml:space="preserve"> (ASD</w:t>
      </w:r>
      <w:r w:rsidR="000F6886">
        <w:t>s) to other monogenic diseases as Rett or Fragile X syndromes</w:t>
      </w:r>
      <w:r w:rsidR="00DC5E01">
        <w:t xml:space="preserve"> </w:t>
      </w:r>
      <w:r w:rsidR="00113632">
        <w:fldChar w:fldCharType="begin" w:fldLock="1"/>
      </w:r>
      <w:r w:rsidR="0031186F">
        <w:instrText>ADDIN CSL_CITATION {"citationItems":[{"id":"ITEM-1","itemData":{"DOI":"10.1016/S2215-0366(16)30376-5","ISSN":"2215-0374 (Electronic)","PMID":"27979720","abstract":"Neurodevelopmental disorders such as attention deficit hyperactivity disorder  (ADHD) and autism spectrum disorder, although most commonly considered in childhood, can be lifelong conditions. In this Personal View that is shaped by clinical experience and research, we adopt a conceptual approach. First, we discuss what disorders are neurodevelopmental and why such a grouping is useful. We conclude that both distinction and grouping are helpful and that it is important to take into account the strong overlap across neurodevelopmental disorders. Then we highlight some challenges in bridging research and clinical practice. We discuss the complexity of clinical phenotypes and the importance of the social context. We also argue the importance of viewing neurodevelopmental disorders as traits but highlight that this is not the only approach to use. Finally, we consider developmental change across the life-span. Overall, we argue strongly for a flexible approach in clinical practice that takes into consideration the high level of heterogeneity and overlap in neurodevelopmental disorders and for research to link more closely to what is observed in real-life practice.","author":[{"dropping-particle":"","family":"Thapar","given":"Anita","non-dropping-particle":"","parse-names":false,"suffix":""},{"dropping-particle":"","family":"Cooper","given":"Miriam","non-dropping-particle":"","parse-names":false,"suffix":""},{"dropping-particle":"","family":"Rutter","given":"Michael","non-dropping-particle":"","parse-names":false,"suffix":""}],"container-title":"The lancet. Psychiatry","id":"ITEM-1","issue":"4","issued":{"date-parts":[["2017","4"]]},"language":"eng","page":"339-346","publisher-place":"England","title":"Neurodevelopmental disorders.","type":"article-journal","volume":"4"},"uris":["http://www.mendeley.com/documents/?uuid=45f6c1b6-6836-4956-907c-2ff8e60b0054"]},{"id":"ITEM-2","itemData":{"DOI":"10.1016/j.tins.2020.05.004","ISSN":"1878-108X (Electronic)","PMID":"32507511","abstract":"Neurodevelopmental disorders (NDDs) are a class of disorders affecting brain  development and function and are characterized by wide genetic and clinical variability. In this review, we discuss the multiple factors that influence the clinical presentation of NDDs, with particular attention to gene vulnerability, mutational load, and the two-hit model. Despite the complex architecture of mutational events associated with NDDs, the various proteins involved appear to converge on common pathways, such as synaptic plasticity/function, chromatin remodelers and the mammalian target of rapamycin (mTOR) pathway. A thorough understanding of the mechanisms behind these pathways will hopefully lead to the identification of candidates that could be targeted for treatment approaches.","author":[{"dropping-particle":"","family":"Parenti","given":"Ilaria","non-dropping-particle":"","parse-names":false,"suffix":""},{"dropping-particle":"","family":"Rabaneda","given":"Luis G","non-dropping-particle":"","parse-names":false,"suffix":""},{"dropping-particle":"","family":"Schoen","given":"Hanna","non-dropping-particle":"","parse-names":false,"suffix":""},{"dropping-particle":"","family":"Novarino","given":"Gaia","non-dropping-particle":"","parse-names":false,"suffix":""}],"container-title":"Trends in neurosciences","id":"ITEM-2","issue":"8","issued":{"date-parts":[["2020","8"]]},"language":"eng","page":"608-621","publisher-place":"England","title":"Neurodevelopmental Disorders: From Genetics to Functional Pathways.","type":"article-journal","volume":"43"},"uris":["http://www.mendeley.com/documents/?uuid=d3237d55-3625-470a-a05b-385b4f7a302e"]},{"id":"ITEM-3","itemData":{"DOI":"10.1111/epi.16805","ISSN":"1528-1167","abstract":"Objective Mutations of the cyclin-dependent kinase-like 5 (CDKL5) gene cause severe neurodevelopmental disorders characterized by intractable epilepsy, intellectual disability, and autism. Multiple mouse models generated for mechanistic studies have exhibited phenotypes similar to some human pathological features, but none of the models has developed one of the major symptoms affecting CDKL5 deficiency disorder (CDD) patients: intractable recurrent seizures. As disrupted neuronal excitation/inhibition balance is closely associated with the activity of glutamatergic and γ-aminobutyric acidergic (GABAergic) neurons, our aim was to study the effect of the loss of CDKL5 in different types of neurons on epilepsy. Methods Using the Cre-LoxP system, we generated conditional knockout (cKO) mouse lines allowing CDKL5 deficiency in glutamatergic or GABAergic neurons. We employed noninvasive video recording and in vivo electrophysiological approaches to study seizure activity in these Cdkl5 cKO mice. Furthermore, we conducted Timm staining to confirm a morphological alteration, mossy fiber sprouting, which occurs with limbic epilepsy in both human and mouse brains. Finally, we performed whole-cell patch clamp in dentate granule cells to investigate cell-intrinsic properties and synaptic excitatory activity. Results We demonstrate that Emx1- or CamK2α-derived Cdkl5 cKO mice manifest high-frequency spontaneous seizure activities recapitulating the epilepsy of CDD patients, which ultimately led to sudden death in mice. However, Cdkl5 deficiency in GABAergic neurons does not generate such seizures. The seizures were accompanied by typical epileptic features including higher amplitude spikes for epileptiform discharges and abnormal hippocampal mossy fiber sprouting. We also found an increase in spontaneous and miniature excitatory postsynaptic current frequencies but no change in amplitudes in the dentate granule cells of Emx1-cKO mice, indicating enhanced excitatory synaptic activity. Significance Our study demonstrates that Cdkl5 cKO mice, serving as an animal model to study recurrent spontaneous seizures, have potential value for the pathological study of CDD-related seizures and for therapeutic innovation.","author":[{"dropping-particle":"","family":"Wang","given":"Hong-Tao","non-dropping-particle":"","parse-names":false,"suffix":""},{"dropping-particle":"","family":"Zhu","given":"Zi-Ai","non-dropping-particle":"","parse-names":false,"suffix":""},{"dropping-particle":"","family":"Li","given":"Yi-Yan","non-dropping-particle":"","parse-names":false,"suffix":""},{"dropping-particle":"","family":"Lou","given":"Sen-Sen","non-dropping-particle":"","parse-names":false,"suffix":""},{"dropping-particle":"","family":"Yang","given":"Guang","non-dropping-particle":"","parse-names":false,"suffix":""},{"dropping-particle":"","family":"Feng","given":"Xue","non-dropping-particle":"","parse-names":false,"suffix":""},{"dropping-particle":"","family":"Xu","given":"Wei","non-dropping-particle":"","parse-names":false,"suffix":""},{"dropping-particle":"","family":"Huang","given":"Zhi-Li","non-dropping-particle":"","parse-names":false,"suffix":""},{"dropping-particle":"","family":"Cheng","given":"Xuewen","non-dropping-particle":"","parse-names":false,"suffix":""},{"dropping-particle":"","family":"Xiong","given":"Zhi-Qi","non-dropping-particle":"","parse-names":false,"suffix":""}],"container-title":"Epilepsia","id":"ITEM-3","issue":"2","issued":{"date-parts":[["2021"]]},"note":"_eprint: https://onlinelibrary.wiley.com/doi/pdf/10.1111/epi.16805","page":"517-528","title":"CDKL5 deficiency in forebrain glutamatergic neurons results in recurrent spontaneous seizures","type":"article-journal","volume":"62"},"uris":["http://www.mendeley.com/documents/?uuid=8843df90-6799-4001-b6b2-98340ca7f2f2"]},{"id":"ITEM-4","itemData":{"DOI":"10.1038/s41583-021-00443-x","ISSN":"1471-0048","abstract":"GABAergic inhibition shapes the connectivity, activity and plasticity of the brain. A series of exciting new discoveries provides compelling evidence that disruptions in a number of key facets of GABAergic inhibition have critical roles in the aetiology of neurodevelopmental disorders (NDDs). These facets include the generation, migration and survival of GABAergic neurons, the formation of GABAergic synapses and circuit connectivity, and the dynamic regulation of the efficacy of GABAergic signalling through neuronal chloride transporters. In this Review, we discuss recent work that elucidates the functions and dysfunctions of GABAergic signalling in health and disease, that uncovers the contribution of GABAergic neural circuit dysfunction to NDD aetiology and that leverages such mechanistic insights to advance precision medicine for the treatment of NDDs.","author":[{"dropping-particle":"","family":"Tang","given":"Xin","non-dropping-particle":"","parse-names":false,"suffix":""},{"dropping-particle":"","family":"Jaenisch","given":"Rudolf","non-dropping-particle":"","parse-names":false,"suffix":""},{"dropping-particle":"","family":"Sur","given":"Mriganka","non-dropping-particle":"","parse-names":false,"suffix":""}],"container-title":"Nature Reviews Neuroscience","id":"ITEM-4","issue":"5","issued":{"date-parts":[["2021"]]},"page":"290-307","title":"The role of GABAergic signalling in neurodevelopmental disorders","type":"article-journal","volume":"22"},"uris":["http://www.mendeley.com/documents/?uuid=27951625-cee5-4805-a8c9-2cd2aa4908ce"]},{"id":"ITEM-5","itemData":{"DOI":"10.1016/j.addr.2022.114564","ISSN":"1872-8294 (Electronic)","PMID":"36183905","abstract":"Neurodevelopmental Disorders (NDDs) encompass a broad spectrum of disorders,  linked because of their origins in brain developmental processes, including diverse conditions across the age span, including autism spectrum disorders (ASD) and schizophrenia (SCZ). Clinical treatment of these disorders has traditionally focused on symptom management, as the severity of developmental disruption varies widely and the precise molecular mechanisms, timing, and progression of these disorders is usually not known. Several hundred genes have been identified as major risk factors for ASD and SCZ, which creates new potential therapeutic avenues, and there is strong evidence that these genes converge upon key molecular pathways, pointing to opportunities for precision medicine. In this review, we focus on forms of ASD and SCZ with known genetic etiologies and discuss advances in research technologies that enable a more systemic understanding of disease progression. We highlight recent advances in targeted clinical treatment and discuss ongoing preclinical efforts as well as new initiatives aimed at developing scalable platforms for NDD precision medicine.","author":[{"dropping-particle":"","family":"Chen","given":"George T","non-dropping-particle":"","parse-names":false,"suffix":""},{"dropping-particle":"","family":"Geschwind","given":"Daniel H","non-dropping-particle":"","parse-names":false,"suffix":""}],"container-title":"Advanced drug delivery reviews","id":"ITEM-5","issued":{"date-parts":[["2022","9"]]},"language":"eng","page":"114564","publisher-place":"Netherlands","title":"Challenges and opportunities for precision medicine in neurodevelopmental  disorders.","type":"article-journal","volume":"191"},"uris":["http://www.mendeley.com/documents/?uuid=254db686-cb93-4167-a5f9-5a800e27ab38"]},{"id":"ITEM-6","itemData":{"DOI":"10.1515/revneuro-2019-0014","ISSN":"2191-0200, 0334-1763","abstract":"Abstract\nThe excitation/inhibition (E/I) balance controls the synaptic inputs to prevent the inappropriate responses of neurons to input strength, and is required to restore the initial pattern of network activity. Various neurotransmitters affect synaptic plasticity within neural networks via the modulation of neuronal E/I balance in the developing and adult brain. Less is known about the role of E/I balance in the control of the development of the neural stem and progenitor cells in the course of neurogenesis and gliogenesis. Recent findings suggest that neural stem and progenitor cells appear to be the target for the action of GABA within the neurogenic or oligovascular niches. The same might be true for the role of neuropeptides (i.e. oxytocin) in neurogenic niches. This review covers current understanding of the role of E/I balance in the regulation of neuroplasticity associated with social behavior in normal brain, and in neurodevelopmental and neurodegenerative diseases. Further studies are required to decipher the GABA-mediated regulation of postnatal neurogenesis and synaptic integration of newly-born neurons as a potential target for the treatment of brain diseases.","author":[{"dropping-particle":"","family":"Lopatina","given":"Olga L","non-dropping-particle":"","parse-names":false,"suffix":""},{"dropping-particle":"","family":"Malinovskaya","given":"Natalia A","non-dropping-particle":"","parse-names":false,"suffix":""},{"dropping-particle":"","family":"Komleva","given":"Yulia K","non-dropping-particle":"","parse-names":false,"suffix":""},{"dropping-particle":"V","family":"Gorina","given":"Yana","non-dropping-particle":"","parse-names":false,"suffix":""},{"dropping-particle":"","family":"Shuvaev","given":"Anton N","non-dropping-particle":"","parse-names":false,"suffix":""},{"dropping-particle":"","family":"Olovyannikova","given":"Raisa Y","non-dropping-particle":"","parse-names":false,"suffix":""},{"dropping-particle":"","family":"Belozor","given":"Olga S","non-dropping-particle":"","parse-names":false,"suffix":""},{"dropping-particle":"","family":"Belova","given":"Olga A","non-dropping-particle":"","parse-names":false,"suffix":""},{"dropping-particle":"","family":"Higashida","given":"Haruhiro","non-dropping-particle":"","parse-names":false,"suffix":""},{"dropping-particle":"","family":"Salmina","given":"Alla B","non-dropping-particle":"","parse-names":false,"suffix":""}],"container-title":"Reviews in the Neurosciences","id":"ITEM-6","issue":"8","issued":{"date-parts":[["2019"]]},"note":"General summary of E/I balance alterations with references to its impact on behavior. Specific references to autism and Alzheimers, but a lot of time spent on animal models.\n“Interestingly, taurine (a modulator of glycine receptors) plasma concentrations have been found to be lowered in children with ASD” (Lopatina et al., 2019, p. 7)\n\n“Neurodegenerative and neurodevelopmental disorders are associated with alterations in E/I balance,” (Lopatina et al., 2019, p. 6)\n“E/I imbalance leading to an increased E/I ratio in the affected brain regions is one of the most widely accepted theories of autism development” (Lopatina et al., 2019, p. 7)","page":"807-820","title":"Excitation/inhibition imbalance and impaired neurogenesis in neurodevelopmental and neurodegenerative disorders","type":"article-journal","volume":"30"},"uris":["http://www.mendeley.com/documents/?uuid=42cd1cce-87ec-40af-bd15-3715cf023544"]}],"mendeley":{"formattedCitation":"&lt;sup&gt;1–6&lt;/sup&gt;","plainTextFormattedCitation":"1–6","previouslyFormattedCitation":"&lt;sup&gt;1–6&lt;/sup&gt;"},"properties":{"noteIndex":0},"schema":"https://github.com/citation-style-language/schema/raw/master/csl-citation.json"}</w:instrText>
      </w:r>
      <w:r w:rsidR="00113632">
        <w:fldChar w:fldCharType="separate"/>
      </w:r>
      <w:r w:rsidR="00113632" w:rsidRPr="00113632">
        <w:rPr>
          <w:noProof/>
          <w:vertAlign w:val="superscript"/>
        </w:rPr>
        <w:t>1–6</w:t>
      </w:r>
      <w:r w:rsidR="00113632">
        <w:fldChar w:fldCharType="end"/>
      </w:r>
      <w:r w:rsidR="00113632">
        <w:t xml:space="preserve">. </w:t>
      </w:r>
      <w:r w:rsidR="003F30FE" w:rsidRPr="00312DDE">
        <w:t>For example, several studies have found the excitatory neurotransmitter glutamate to be increased in the blood a</w:t>
      </w:r>
      <w:r w:rsidR="00C946B2">
        <w:t xml:space="preserve">nd brain tissue of ASD patients, leading to the hypothesis that some types of </w:t>
      </w:r>
      <w:r w:rsidR="003F30FE" w:rsidRPr="00312DDE">
        <w:t xml:space="preserve">ASD is caused by an increase in the excitation/inhibition (E/I) ratio due to either a lack of GABA-ergic neurons or a deficiency in their activity </w:t>
      </w:r>
      <w:r w:rsidR="0036750E">
        <w:fldChar w:fldCharType="begin" w:fldLock="1"/>
      </w:r>
      <w:r w:rsidR="00113632">
        <w:instrText>ADDIN CSL_CITATION {"citationItems":[{"id":"ITEM-1","itemData":{"DOI":"10.1515/revneuro-2019-0014","ISSN":"2191-0200, 0334-1763","abstract":"Abstract\nThe excitation/inhibition (E/I) balance controls the synaptic inputs to prevent the inappropriate responses of neurons to input strength, and is required to restore the initial pattern of network activity. Various neurotransmitters affect synaptic plasticity within neural networks via the modulation of neuronal E/I balance in the developing and adult brain. Less is known about the role of E/I balance in the control of the development of the neural stem and progenitor cells in the course of neurogenesis and gliogenesis. Recent findings suggest that neural stem and progenitor cells appear to be the target for the action of GABA within the neurogenic or oligovascular niches. The same might be true for the role of neuropeptides (i.e. oxytocin) in neurogenic niches. This review covers current understanding of the role of E/I balance in the regulation of neuroplasticity associated with social behavior in normal brain, and in neurodevelopmental and neurodegenerative diseases. Further studies are required to decipher the GABA-mediated regulation of postnatal neurogenesis and synaptic integration of newly-born neurons as a potential target for the treatment of brain diseases.","author":[{"dropping-particle":"","family":"Lopatina","given":"Olga L","non-dropping-particle":"","parse-names":false,"suffix":""},{"dropping-particle":"","family":"Malinovskaya","given":"Natalia A","non-dropping-particle":"","parse-names":false,"suffix":""},{"dropping-particle":"","family":"Komleva","given":"Yulia K","non-dropping-particle":"","parse-names":false,"suffix":""},{"dropping-particle":"V","family":"Gorina","given":"Yana","non-dropping-particle":"","parse-names":false,"suffix":""},{"dropping-particle":"","family":"Shuvaev","given":"Anton N","non-dropping-particle":"","parse-names":false,"suffix":""},{"dropping-particle":"","family":"Olovyannikova","given":"Raisa Y","non-dropping-particle":"","parse-names":false,"suffix":""},{"dropping-particle":"","family":"Belozor","given":"Olga S","non-dropping-particle":"","parse-names":false,"suffix":""},{"dropping-particle":"","family":"Belova","given":"Olga A","non-dropping-particle":"","parse-names":false,"suffix":""},{"dropping-particle":"","family":"Higashida","given":"Haruhiro","non-dropping-particle":"","parse-names":false,"suffix":""},{"dropping-particle":"","family":"Salmina","given":"Alla B","non-dropping-particle":"","parse-names":false,"suffix":""}],"container-title":"Reviews in the Neurosciences","id":"ITEM-1","issue":"8","issued":{"date-parts":[["2019"]]},"note":"General summary of E/I balance alterations with references to its impact on behavior. Specific references to autism and Alzheimers, but a lot of time spent on animal models.\n“Interestingly, taurine (a modulator of glycine receptors) plasma concentrations have been found to be lowered in children with ASD” (Lopatina et al., 2019, p. 7)\n\n“Neurodegenerative and neurodevelopmental disorders are associated with alterations in E/I balance,” (Lopatina et al., 2019, p. 6)\n“E/I imbalance leading to an increased E/I ratio in the affected brain regions is one of the most widely accepted theories of autism development” (Lopatina et al., 2019, p. 7)","page":"807-820","title":"Excitation/inhibition imbalance and impaired neurogenesis in neurodevelopmental and neurodegenerative disorders","type":"article-journal","volume":"30"},"uris":["http://www.mendeley.com/documents/?uuid=42cd1cce-87ec-40af-bd15-3715cf023544"]},{"id":"ITEM-2","itemData":{"DOI":"10.1034/j.1601-183x.2003.00037.x","ISSN":"1601-1848 (Print)","PMID":"14606691","abstract":"Autism is a severe neurobehavioral syndrome, arising largely as an inherited  disorder, which can arise from several diseases. Despite recent advances in identifying some genes that can cause autism, its underlying neurological mechanisms are uncertain. Autism is best conceptualized by considering the neural systems that may be defective in autistic individuals. Recent advances in understanding neural systems that process sensory information, various types of memories and social and emotional behaviors are reviewed and compared with known abnormalities in autism. Then, specific genetic abnormalities that are linked with autism are examined. Synthesis of this information leads to a model that postulates that some forms of autism are caused by an increased ratio of excitation/inhibition in sensory, mnemonic, social and emotional systems. The model further postulates that the increased ratio of excitation/inhibition can be caused by combinatorial effects of genetic and environmental variables that impinge upon a given neural system. Furthermore, the model suggests potential therapeutic interventions.","author":[{"dropping-particle":"","family":"Rubenstein","given":"J L R","non-dropping-particle":"","parse-names":false,"suffix":""},{"dropping-particle":"","family":"Merzenich","given":"M M","non-dropping-particle":"","parse-names":false,"suffix":""}],"container-title":"Genes, brain, and behavior","id":"ITEM-2","issue":"5","issued":{"date-parts":[["2003","10"]]},"language":"eng","page":"255-267","publisher-place":"England","title":"Model of autism: increased ratio of excitation/inhibition in key neural systems.","type":"article-journal","volume":"2"},"uris":["http://www.mendeley.com/documents/?uuid=195d8811-1c9a-4b0c-a678-8926b7b193c2"]},{"id":"ITEM-3","itemData":{"DOI":"10.1016/j.neuron.2015.07.033","ISSN":"1097-4199 (Electronic)","PMID":"26291155","abstract":"Autism spectrum disorders (ASDs) and related neurological disorders are  associated with mutations in many genes affecting the ratio between neuronal excitation and inhibition. However, understanding the impact of these mutations on network activity is complicated by the plasticity of these networks, making it difficult in many cases to separate initial deficits from homeostatic compensation. Here we explore the contrasting evidence for primary defects in inhibition or excitation in ASDs and attempt to integrate the findings in terms of the brain's ability to maintain functional homeostasis.","author":[{"dropping-particle":"","family":"Nelson","given":"Sacha B","non-dropping-particle":"","parse-names":false,"suffix":""},{"dropping-particle":"","family":"Valakh","given":"Vera","non-dropping-particle":"","parse-names":false,"suffix":""}],"container-title":"Neuron","id":"ITEM-3","issue":"4","issued":{"date-parts":[["2015","8"]]},"language":"eng","page":"684-698","publisher-place":"United States","title":"Excitatory/Inhibitory Balance and Circuit Homeostasis in Autism Spectrum  Disorders.","type":"article-journal","volume":"87"},"uris":["http://www.mendeley.com/documents/?uuid=1dd7ea91-c355-493c-8fb6-33a78a3a448f"]},{"id":"ITEM-4","itemData":{"DOI":"10.3109/15622975.2015.1085597","ISSN":"1814-1412 (Electronic)","PMID":"26469219","abstract":"OBJECTIVES: Imbalance between excitation and inhibition and increased  excitatory-inhibitory (E-I) ratio is a common mechanism in autism spectrum disorders (ASD) that is responsible for the learning and memory, cognitive, sensory, motor deficits, and seizures occurring in these disorders. ASD are very heterogeneous and better understanding of E-I imbalance in brain will lead to better diagnosis and treatments. METHODS: We perform a critical literature review of the causes and presentations of E-I imbalance in ASD. RESULTS: E-I imbalance in ASD is due primarily to abnormal glutamatergic and GABAergic neurotransmission in key brain regions such as neocortex, hippocampus, amygdala, and cerebellum. Other causes are due to dysfunction of neuropeptides (oxytocin), synaptic proteins (neuroligins), and immune system molecules (cytokines). At the neuropathological level E-I imbalance in ASD is presented as a \"minicolumnopathy\". E-I imbalance alters the manner by which the brain processes information and regulates behaviour. New developments for investigating E-I imbalance such as optogenetics and transcranial magnetic stimulation (TMS) are presented. Non-invasive brain stimulation methods such as TMS for treatment of the core symptoms of ASD are discussed. CONCLUSIONS: Understanding E-I imbalance has important implications for developing better pharmacological and behavioural treatments for ASD, including TMS, new drugs, biomarkers and patient stratification.","author":[{"dropping-particle":"","family":"Uzunova","given":"Genoveva","non-dropping-particle":"","parse-names":false,"suffix":""},{"dropping-particle":"","family":"Pallanti","given":"Stefano","non-dropping-particle":"","parse-names":false,"suffix":""},{"dropping-particle":"","family":"Hollander","given":"Eric","non-dropping-particle":"","parse-names":false,"suffix":""}],"container-title":"The world journal of biological psychiatry : the official journal of the World  Federation of Societies of Biological Psychiatry","id":"ITEM-4","issue":"3","issued":{"date-parts":[["2016","4"]]},"language":"eng","page":"174-186","publisher-place":"England","title":"Excitatory/inhibitory imbalance in autism spectrum disorders: Implications for  interventions and therapeutics.","type":"article-journal","volume":"17"},"uris":["http://www.mendeley.com/documents/?uuid=e66cd65a-3e89-439a-82d2-8ca1307ddd8f"]}],"mendeley":{"formattedCitation":"&lt;sup&gt;6–9&lt;/sup&gt;","plainTextFormattedCitation":"6–9","previouslyFormattedCitation":"&lt;sup&gt;6–9&lt;/sup&gt;"},"properties":{"noteIndex":0},"schema":"https://github.com/citation-style-language/schema/raw/master/csl-citation.json"}</w:instrText>
      </w:r>
      <w:r w:rsidR="0036750E">
        <w:fldChar w:fldCharType="separate"/>
      </w:r>
      <w:r w:rsidR="00113632" w:rsidRPr="00113632">
        <w:rPr>
          <w:noProof/>
          <w:vertAlign w:val="superscript"/>
        </w:rPr>
        <w:t>6–9</w:t>
      </w:r>
      <w:r w:rsidR="0036750E">
        <w:fldChar w:fldCharType="end"/>
      </w:r>
      <w:r w:rsidR="0036750E">
        <w:t xml:space="preserve">. </w:t>
      </w:r>
      <w:r w:rsidR="003F30FE" w:rsidRPr="00312DDE">
        <w:t>Similarly, Rett syndrome (RTT) patients and animal models have shown higher levels of glutamate and a reduced expression of metabotropic glutamate receptors 5 and 7 (mGlu5, mGlu7) </w:t>
      </w:r>
      <w:r w:rsidR="006E5564">
        <w:fldChar w:fldCharType="begin" w:fldLock="1"/>
      </w:r>
      <w:r w:rsidR="00113632">
        <w:instrText>ADDIN CSL_CITATION {"citationItems":[{"id":"ITEM-1","itemData":{"DOI":"10.1093/hmg/ddw074","ISSN":"1460-2083 (Electronic)","PMID":"26936821","abstract":"Rett syndrome (RS) is a neurodevelopmental disorder that shares many symptomatic  and pathological commonalities with idiopathic autism. Alterations in protein synthesis-dependent synaptic plasticity (PSDSP) are a hallmark of a number of syndromic forms of autism; in the present work, we explore the consequences of disruption and rescue of PSDSP in a mouse model of RS. We report that expression of a key regulator of synaptic protein synthesis, the metabotropic glutamate receptor 5 (mGlu(5)) protein, is significantly reduced in both the brains of RS model mice and in the motor cortex of human RS autopsy samples. Furthermore, we demonstrate that reduced mGlu(5) expression correlates with attenuated DHPG-induced long-term depression in the hippocampus of RS model mice, and that administration of a novel mGlu(5) positive allosteric modulator (PAM), termed VU0462807, can rescue synaptic plasticity defects. Additionally, treatment of Mecp2-deficient mice with VU0462807 improves motor performance (open-field behavior and gait dynamics), corrects repetitive clasping behavior, as well as normalizes cued fear-conditioning defects. Importantly, due to the rationale drug discovery approach used in its development, our novel mGlu(5) PAM improves RS phenotypes and synaptic plasticity defects without evoking the overt adverse effects commonly associated with potentiation of mGlu(5) signaling (i.e. seizures), or affecting cardiorespiratory defects in RS model mice. These findings provide strong support for the continued development of mGlu(5) PAMs as potential therapeutic agents for use in RS, and, more broadly, for utility in idiopathic autism.","author":[{"dropping-particle":"","family":"Gogliotti","given":"Rocco G","non-dropping-particle":"","parse-names":false,"suffix":""},{"dropping-particle":"","family":"Senter","given":"Rebecca K","non-dropping-particle":"","parse-names":false,"suffix":""},{"dropping-particle":"","family":"Rook","given":"Jerri M","non-dropping-particle":"","parse-names":false,"suffix":""},{"dropping-particle":"","family":"Ghoshal","given":"Ayan","non-dropping-particle":"","parse-names":false,"suffix":""},{"dropping-particle":"","family":"Zamorano","given":"Rocio","non-dropping-particle":"","parse-names":false,"suffix":""},{"dropping-particle":"","family":"Malosh","given":"Chrysa","non-dropping-particle":"","parse-names":false,"suffix":""},{"dropping-particle":"","family":"Stauffer","given":"Shaun R","non-dropping-particle":"","parse-names":false,"suffix":""},{"dropping-particle":"","family":"Bridges","given":"Thomas M","non-dropping-particle":"","parse-names":false,"suffix":""},{"dropping-particle":"","family":"Bartolome","given":"Jose M","non-dropping-particle":"","parse-names":false,"suffix":""},{"dropping-particle":"","family":"Daniels","given":"J Scott","non-dropping-particle":"","parse-names":false,"suffix":""},{"dropping-particle":"","family":"Jones","given":"Carrie K","non-dropping-particle":"","parse-names":false,"suffix":""},{"dropping-particle":"","family":"Lindsley","given":"Craig W","non-dropping-particle":"","parse-names":false,"suffix":""},{"dropping-particle":"","family":"Conn","given":"P Jeffrey","non-dropping-particle":"","parse-names":false,"suffix":""},{"dropping-particle":"","family":"Niswender","given":"Colleen M","non-dropping-particle":"","parse-names":false,"suffix":""}],"container-title":"Human molecular genetics","id":"ITEM-1","issue":"10","issued":{"date-parts":[["2016","5"]]},"language":"eng","page":"1990-2004","publisher-place":"England","title":"mGlu5 positive allosteric modulation normalizes synaptic plasticity defects and  motor phenotypes in a mouse model of Rett syndrome.","type":"article-journal","volume":"25"},"uris":["http://www.mendeley.com/documents/?uuid=c1046170-060d-4729-9e6c-801e03202fb1"]},{"id":"ITEM-2","itemData":{"DOI":"10.1126/scitranslmed.aai7459","ISSN":"1946-6242 (Electronic)","PMID":"28814546","abstract":"Rett syndrome (RTT) is a neurodevelopmental disorder caused by mutations in the  methyl-CpG binding protein 2 (MECP2) gene. The cognitive impairments seen in mouse models of RTT correlate with deficits in long-term potentiation (LTP) at Schaffer collateral (SC)-CA1 synapses in the hippocampus. Metabotropic glutamate receptor 7 (mGlu(7)) is the predominant mGlu receptor expressed presynaptically at SC-CA1 synapses in adult mice, and its activation on GABAergic interneurons is necessary for induction of LTP. We demonstrate that pathogenic mutations in MECP2 reduce mGlu(7) protein expression in brain tissue from RTT patients and in MECP2-deficient mouse models. In rodents, this reduction impairs mGlu(7)-mediated control of synaptic transmission. We show that positive allosteric modulation of mGlu(7) activity restores LTP and improves contextual fear learning, novel object recognition, and social memory. Furthermore, mGlu(7) positive allosteric modulation decreases apneas in Mecp2(+/-) mice, suggesting that mGlu(7) may be a potential therapeutic target for multiple aspects of the RTT phenotype.","author":[{"dropping-particle":"","family":"Gogliotti","given":"Rocco G","non-dropping-particle":"","parse-names":false,"suffix":""},{"dropping-particle":"","family":"Senter","given":"Rebecca K","non-dropping-particle":"","parse-names":false,"suffix":""},{"dropping-particle":"","family":"Fisher","given":"Nicole M","non-dropping-particle":"","parse-names":false,"suffix":""},{"dropping-particle":"","family":"Adams","given":"Jeffrey","non-dropping-particle":"","parse-names":false,"suffix":""},{"dropping-particle":"","family":"Zamorano","given":"Rocio","non-dropping-particle":"","parse-names":false,"suffix":""},{"dropping-particle":"","family":"Walker","given":"Adam G","non-dropping-particle":"","parse-names":false,"suffix":""},{"dropping-particle":"","family":"Blobaum","given":"Anna L","non-dropping-particle":"","parse-names":false,"suffix":""},{"dropping-particle":"","family":"Engers","given":"Darren W","non-dropping-particle":"","parse-names":false,"suffix":""},{"dropping-particle":"","family":"Hopkins","given":"Corey R","non-dropping-particle":"","parse-names":false,"suffix":""},{"dropping-particle":"","family":"Daniels","given":"J Scott","non-dropping-particle":"","parse-names":false,"suffix":""},{"dropping-particle":"","family":"Jones","given":"Carrie K","non-dropping-particle":"","parse-names":false,"suffix":""},{"dropping-particle":"","family":"Lindsley","given":"Craig W","non-dropping-particle":"","parse-names":false,"suffix":""},{"dropping-particle":"","family":"Xiang","given":"Zixiu","non-dropping-particle":"","parse-names":false,"suffix":""},{"dropping-particle":"","family":"Conn","given":"P Jeffrey","non-dropping-particle":"","parse-names":false,"suffix":""},{"dropping-particle":"","family":"Niswender","given":"Colleen M","non-dropping-particle":"","parse-names":false,"suffix":""}],"container-title":"Science translational medicine","id":"ITEM-2","issue":"403","issued":{"date-parts":[["2017","8"]]},"language":"eng","publisher-place":"United States","title":"mGlu(7) potentiation rescues cognitive, social, and respiratory phenotypes in a  mouse model of Rett syndrome.","type":"article-journal","volume":"9"},"uris":["http://www.mendeley.com/documents/?uuid=d7c12276-e3cf-4d47-b314-867d40017255"]}],"mendeley":{"formattedCitation":"&lt;sup&gt;10,11&lt;/sup&gt;","plainTextFormattedCitation":"10,11","previouslyFormattedCitation":"&lt;sup&gt;10,11&lt;/sup&gt;"},"properties":{"noteIndex":0},"schema":"https://github.com/citation-style-language/schema/raw/master/csl-citation.json"}</w:instrText>
      </w:r>
      <w:r w:rsidR="006E5564">
        <w:fldChar w:fldCharType="separate"/>
      </w:r>
      <w:r w:rsidR="00113632" w:rsidRPr="00113632">
        <w:rPr>
          <w:noProof/>
          <w:vertAlign w:val="superscript"/>
        </w:rPr>
        <w:t>10,11</w:t>
      </w:r>
      <w:r w:rsidR="006E5564">
        <w:fldChar w:fldCharType="end"/>
      </w:r>
      <w:r w:rsidR="00C946B2">
        <w:t>, together with a clear involvement of the GABAergic system</w:t>
      </w:r>
      <w:r w:rsidR="006E5564">
        <w:fldChar w:fldCharType="begin" w:fldLock="1"/>
      </w:r>
      <w:r w:rsidR="00113632">
        <w:instrText>ADDIN CSL_CITATION {"citationItems":[{"id":"ITEM-1","itemData":{"DOI":"10.7554/elife.14198","ISSN":"2050-084X (Electronic)","PMID":"27328321","abstract":"The postnatal neurodevelopmental disorder Rett syndrome, caused by mutations in MECP2, produces a diverse array of symptoms, including loss of language, motor, and social skills and the development of hand stereotypies, anxiety, tremor, ataxia, respiratory dysrhythmias, and seizures. Surprisingly, despite the diversity of these features, we have found that deleting Mecp2 only from GABAergic inhibitory neurons in mice replicates most of this phenotype. Here we show that genetically restoring Mecp2 expression only in GABAergic neurons of male Mecp2 null mice enhanced inhibitory signaling, extended lifespan, and rescued ataxia, apraxia, and social abnormalities but did not rescue tremor or anxiety. Female Mecp2+/- mice showed a less dramatic but still substantial rescue. These findings highlight the critical regulatory role of GABAergic neurons in certain behaviors and suggest that modulating the excitatory/inhibitory balance through GABAergic neurons could prove a viable therapeutic option in Rett syndrome. DOI: http://dx.doi.org/10.7554/eLife.14198.001","author":[{"dropping-particle":"","family":"Ure","given":"Kerstin","non-dropping-particle":"","parse-names":false,"suffix":""},{"dropping-particle":"","family":"Lu","given":"Hui","non-dropping-particle":"","parse-names":false,"suffix":""},{"dropping-particle":"","family":"Wang","given":"Wei","non-dropping-particle":"","parse-names":false,"suffix":""},{"dropping-particle":"","family":"Ito-Ishida","given":"Aya","non-dropping-particle":"","parse-names":false,"suffix":""},{"dropping-particle":"","family":"Wu","given":"Zhenyu","non-dropping-particle":"","parse-names":false,"suffix":""},{"dropping-particle":"","family":"He","given":"Ling-Jie","non-dropping-particle":"","parse-names":false,"suffix":""},{"dropping-particle":"","family":"Sztainberg","given":"Yehezkel","non-dropping-particle":"","parse-names":false,"suffix":""},{"dropping-particle":"","family":"Chen","given":"Wu","non-dropping-particle":"","parse-names":false,"suffix":""},{"dropping-particle":"","family":"Tang","given":"Jianrong","non-dropping-particle":"","parse-names":false,"suffix":""},{"dropping-particle":"","family":"Zoghbi","given":"Huda Y","non-dropping-particle":"","parse-names":false,"suffix":""}],"container-title":"eLife","id":"ITEM-1","issued":{"date-parts":[["2016","6"]]},"language":"eng","page":"e14198","title":"Restoration of Mecp2 expression in GABAergic neurons is sufficient to rescue multiple disease features in a mouse model of Rett syndrome","type":"article-journal","volume":"5"},"uris":["http://www.mendeley.com/documents/?uuid=6ed3db59-2733-4d40-8e42-d327bb1dfcda"]}],"mendeley":{"formattedCitation":"&lt;sup&gt;12&lt;/sup&gt;","plainTextFormattedCitation":"12","previouslyFormattedCitation":"&lt;sup&gt;12&lt;/sup&gt;"},"properties":{"noteIndex":0},"schema":"https://github.com/citation-style-language/schema/raw/master/csl-citation.json"}</w:instrText>
      </w:r>
      <w:r w:rsidR="006E5564">
        <w:fldChar w:fldCharType="separate"/>
      </w:r>
      <w:r w:rsidR="00113632" w:rsidRPr="00113632">
        <w:rPr>
          <w:noProof/>
          <w:vertAlign w:val="superscript"/>
        </w:rPr>
        <w:t>12</w:t>
      </w:r>
      <w:r w:rsidR="006E5564">
        <w:fldChar w:fldCharType="end"/>
      </w:r>
      <w:r w:rsidR="000E65C6">
        <w:t xml:space="preserve">. </w:t>
      </w:r>
    </w:p>
    <w:p w14:paraId="501A0025" w14:textId="4529713B" w:rsidR="002F4DF7" w:rsidRPr="00471CB6" w:rsidRDefault="002F4DF7" w:rsidP="003F30FE">
      <w:r>
        <w:t xml:space="preserve">A </w:t>
      </w:r>
      <w:r w:rsidR="00E273DE">
        <w:t>systematic</w:t>
      </w:r>
      <w:r>
        <w:t xml:space="preserve"> review of disorders of the glutamatergic synapse has found </w:t>
      </w:r>
      <w:r w:rsidR="00195EE3">
        <w:t xml:space="preserve">around 80 different genetic disorders that are localized in the glutamatergic synapse (i.e: receptors, pre-synaptic and post-synaptic pathways) leading to impaired glutamatergic transmission (Ribeiro-Constante et al, in preparation). </w:t>
      </w:r>
      <w:r w:rsidR="00337203">
        <w:t xml:space="preserve"> </w:t>
      </w:r>
      <w:r w:rsidR="003B56BA">
        <w:t>N</w:t>
      </w:r>
      <w:r w:rsidR="00337203">
        <w:t xml:space="preserve">europhysiological studies in cellular </w:t>
      </w:r>
      <w:r w:rsidR="003B56BA">
        <w:t>and animal models</w:t>
      </w:r>
      <w:r w:rsidR="00337203">
        <w:t xml:space="preserve"> </w:t>
      </w:r>
      <w:r w:rsidR="00165944">
        <w:t>have been</w:t>
      </w:r>
      <w:r w:rsidR="00337203">
        <w:t xml:space="preserve"> the bases</w:t>
      </w:r>
      <w:r w:rsidR="00165944">
        <w:t xml:space="preserve"> so far</w:t>
      </w:r>
      <w:r w:rsidR="00337203">
        <w:t xml:space="preserve"> to determine how </w:t>
      </w:r>
      <w:r w:rsidR="00195EE3">
        <w:t>glutamatergic transmission is</w:t>
      </w:r>
      <w:r w:rsidR="00337203">
        <w:t xml:space="preserve"> disturbed in these neuro</w:t>
      </w:r>
      <w:r w:rsidR="00E273DE">
        <w:t xml:space="preserve"> </w:t>
      </w:r>
      <w:r w:rsidR="00337203">
        <w:t>genetic conditions</w:t>
      </w:r>
      <w:r w:rsidR="003B56BA">
        <w:t>.</w:t>
      </w:r>
    </w:p>
    <w:p w14:paraId="6C712D90" w14:textId="231E4771" w:rsidR="00793DBA" w:rsidRDefault="00793DBA" w:rsidP="00793DBA">
      <w:r>
        <w:t xml:space="preserve">Omic </w:t>
      </w:r>
      <w:r w:rsidRPr="0042121A">
        <w:t>technologies are emerging as useful approaches to complex diseases, advancing in their description and identification of biomarkers</w:t>
      </w:r>
      <w:r w:rsidR="0019491A">
        <w:t xml:space="preserve"> </w:t>
      </w:r>
      <w:r w:rsidR="009A706D">
        <w:fldChar w:fldCharType="begin" w:fldLock="1"/>
      </w:r>
      <w:r w:rsidR="00113632">
        <w:instrText>ADDIN CSL_CITATION {"citationItems":[{"id":"ITEM-1","itemData":{"DOI":"10.3390/ijms17091555","ISSN":"1422-0067 (Electronic)","PMID":"27649151","abstract":"The rise of technologies that simultaneously measure thousands of data points  represents the heart of systems biology. These technologies have had a huge impact on the discovery of next-generation diagnostics, biomarkers, and drugs in the precision medicine era. Systems biology aims to achieve systemic exploration of complex interactions in biological systems. Driven by high-throughput omics technologies and the computational surge, it enables multi-scale and insightful overviews of cells, organisms, and populations. Precision medicine capitalizes on these conceptual and technological advancements and stands on two main pillars: data generation and data modeling. High-throughput omics technologies allow the retrieval of comprehensive and holistic biological information, whereas computational capabilities enable high-dimensional data modeling and, therefore, accessible and user-friendly visualization. Furthermore, bioinformatics has enabled comprehensive multi-omics and clinical data integration for insightful interpretation. Despite their promise, the translation of these technologies into clinically actionable tools has been slow. In this review, we present state-of-the-art multi-omics data analysis strategies in a clinical context. The challenges of omics-based biomarker translation are discussed. Perspectives regarding the use of multi-omics approaches for inborn errors of metabolism (IEM) are presented by introducing a new paradigm shift in addressing IEM investigations in the post-genomic era.","author":[{"dropping-particle":"","family":"Tebani","given":"Abdellah","non-dropping-particle":"","parse-names":false,"suffix":""},{"dropping-particle":"","family":"Afonso","given":"Carlos","non-dropping-particle":"","parse-names":false,"suffix":""},{"dropping-particle":"","family":"Marret","given":"Stéphane","non-dropping-particle":"","parse-names":false,"suffix":""},{"dropping-particle":"","family":"Bekri","given":"Soumeya","non-dropping-particle":"","parse-names":false,"suffix":""}],"container-title":"International journal of molecular sciences","id":"ITEM-1","issue":"9","issued":{"date-parts":[["2016","9"]]},"language":"eng","publisher-place":"Switzerland","title":"Omics-Based Strategies in Precision Medicine: Toward a Paradigm Shift in Inborn  Errors of Metabolism Investigations.","type":"article-journal","volume":"17"},"uris":["http://www.mendeley.com/documents/?uuid=a7f0450b-915f-4f92-b6c6-440f986df6cd"]},{"id":"ITEM-2","itemData":{"DOI":"10.1186/s13024-015-0059-y","ISSN":"1750-1326 (Electronic)","PMID":"26627638","abstract":"BACKGROUND: Currently there are no effective treatments for many  neurodegenerative diseases. Reliable biomarkers for identifying and stratifying these diseases will be important in the development of future novel therapies. Lewy Body Dementia (LBD) is considered an under diagnosed form of dementia for which markers are needed to discriminate LBD from other forms of dementia such as Alzheimer's Disease (AD). This work describes a Label-Free proteomic profiling analysis of cerebral spinal fluid (CSF) from non-neurodegenerative controls and patients with LBD. Using this technology we identified several potential novel markers for LBD. These were then combined with other biomarkers from previously published studies, to create a 10 min multiplexed targeted and translational MRM-LC-MS/MS assay. This test was used to validate our new assay in a larger cohort of samples including controls and the other neurodegenerative conditions of Alzheimer's and Parkinson's disease (PD). RESULTS: Thirty eight proteins showed significantly (p &lt; 0.05) altered expression in LBD CSF by proteomic profiling. The targeted MRM-LC-MS/MS assay revealed 4 proteins that were specific for the identification of AD from LBD: ectonucleotide pyrophosphatase/phosphodiesterase 2 (p &lt; 0.0001), lysosome-associated membrane protein 1 (p &lt; 0.0001), pro-orexin (p &lt; 0.0017) and transthyretin (p &lt; 0.0001). Nineteen proteins were elevated significantly in both AD and LBD versus the control group of which 4 proteins are novel (malate dehydrogenase 1, serum amyloid A4, GM2-activator protein, and prosaposin). Protein-DJ1 was only elevated significantly in the PD group and not in either LBD or AD samples. Correlations with Alzheimer-associated amyloid β-42 levels, determined by ELISA, were observed for transthyretin, GM2 activator protein and IGF2 in the AD disease group (r(2) ≥ 0.39, p ≤ 0.012). Cystatin C, ubiquitin and osteopontin showed a strong significant linear relationship (r(2) ≥ 0.4, p ≤ 0.03) with phosphorylated-tau levels in all groups, whilst malate dehydrogenase and apolipoprotein E demonstrated a linear relationship with phosphorylated-tau and total-tau levels in only AD and LBD disease groups. CONCLUSIONS: Using proteomics we have identified several potential and novel markers of neurodegeneration and subsequently validated them using a rapid, multiplexed mass spectral test. This targeted proteomic platform can measure common markers of neurodegeneration that correlate with existing diag…","author":[{"dropping-particle":"","family":"Heywood","given":"Wendy E","non-dropping-particle":"","parse-names":false,"suffix":""},{"dropping-particle":"","family":"Galimberti","given":"Daniela","non-dropping-particle":"","parse-names":false,"suffix":""},{"dropping-particle":"","family":"Bliss","given":"Emily","non-dropping-particle":"","parse-names":false,"suffix":""},{"dropping-particle":"","family":"Sirka","given":"Ernestas","non-dropping-particle":"","parse-names":false,"suffix":""},{"dropping-particle":"","family":"Paterson","given":"Ross W","non-dropping-particle":"","parse-names":false,"suffix":""},{"dropping-particle":"","family":"Magdalinou","given":"Nadia K","non-dropping-particle":"","parse-names":false,"suffix":""},{"dropping-particle":"","family":"Carecchio","given":"Miryam","non-dropping-particle":"","parse-names":false,"suffix":""},{"dropping-particle":"","family":"Reid","given":"Emma","non-dropping-particle":"","parse-names":false,"suffix":""},{"dropping-particle":"","family":"Heslegrave","given":"Amanda","non-dropping-particle":"","parse-names":false,"suffix":""},{"dropping-particle":"","family":"Fenoglio","given":"Chiara","non-dropping-particle":"","parse-names":false,"suffix":""},{"dropping-particle":"","family":"Scarpini","given":"Elio","non-dropping-particle":"","parse-names":false,"suffix":""},{"dropping-particle":"","family":"Schott","given":"Jonathan M","non-dropping-particle":"","parse-names":false,"suffix":""},{"dropping-particle":"","family":"Fox","given":"Nick C","non-dropping-particle":"","parse-names":false,"suffix":""},{"dropping-particle":"","family":"Hardy","given":"John","non-dropping-particle":"","parse-names":false,"suffix":""},{"dropping-particle":"","family":"Bhatia","given":"Kailiash","non-dropping-particle":"","parse-names":false,"suffix":""},{"dropping-particle":"","family":"Heales","given":"Simon","non-dropping-particle":"","parse-names":false,"suffix":""},{"dropping-particle":"","family":"Sebire","given":"Neil J","non-dropping-particle":"","parse-names":false,"suffix":""},{"dropping-particle":"","family":"Zetterberg","given":"Henrik","non-dropping-particle":"","parse-names":false,"suffix":""},{"dropping-particle":"","family":"Mills","given":"Kevin","non-dropping-particle":"","parse-names":false,"suffix":""}],"container-title":"Molecular neurodegeneration","id":"ITEM-2","issued":{"date-parts":[["2015","12"]]},"language":"eng","page":"64","publisher-place":"England","title":"Identification of novel CSF biomarkers for neurodegeneration and their validation  by a high-throughput multiplexed targeted proteomic assay.","type":"article-journal","volume":"10"},"uris":["http://www.mendeley.com/documents/?uuid=f1d1dad8-85e3-4234-83c5-f0f1382daca9"]},{"id":"ITEM-3","itemData":{"DOI":"10.1111/cns.14312","ISSN":"1755-5949 (Electronic)","PMID":"37381696","abstract":"AIMS: Status epilepticus (SE) is the most common neurological emergency in  pediatric patients. This study aimed to screen for prognostic biomarkers of SE in the cerebrospinal fluid (CSF) using metabolomics. METHODS: Ultra-performance liquid chromatography quadrupole time-of-flight tandem mass spectrometry (UPLC-QTOF-MS) was conducted to identify prognostic biomarkers in CSF metabolomics by comparing the poor outcome group (N = 13) with the good outcome group (N = 15) of children with SE. Differentially expressed metabolites were identified using Mann-Whitney U test corrected by Benjamini-Hochberg and partial least squares discriminant analysis (PLS-DA). RESULTS: The PLS-DA model identified and validated significant metabolic differences between the poor and good outcome groups of children with SE (PLS-DA with R(2) Y = 0.992 and Q(2) = 0.798). A total of 49 prognosis-related metabolites were identified. Of these metabolites, 20 including glutamyl-glutamine, 3-iodothyronamine, and L-fucose had an area under the curve (AUC) ≥ 80% in prognostic prediction of SE. The logistic regression model combining glutamyl-glutamine and 3-iodothyronamine produced an AUC value of 0.976, with a sensitivity of 0.863 and specificity of 0.956. Pathway analysis revealed that dysregulation of the citrate cycle (TCA) and arginine biosynthesis may contribute to poor SE prognosis. CONCLUSIONS: This study highlighted the prognosis-related metabolomic disturbances in the CSF of children with SE and identified potential prognostic biomarkers. A prognostic prediction model combining glutamyl-glutamine and 3-iodothyronamine with high predictive value was established.","author":[{"dropping-particle":"","family":"Wang","given":"Tianqi","non-dropping-particle":"","parse-names":false,"suffix":""},{"dropping-particle":"","family":"Li","given":"Chunpei","non-dropping-particle":"","parse-names":false,"suffix":""},{"dropping-particle":"","family":"Ma","given":"Yu","non-dropping-particle":"","parse-names":false,"suffix":""},{"dropping-particle":"","family":"Zhou","given":"Hao","non-dropping-particle":"","parse-names":false,"suffix":""},{"dropping-particle":"","family":"Du","given":"Xiaonan","non-dropping-particle":"","parse-names":false,"suffix":""},{"dropping-particle":"","family":"Li","given":"Yingfeng","non-dropping-particle":"","parse-names":false,"suffix":""},{"dropping-particle":"","family":"Long","given":"Shasha","non-dropping-particle":"","parse-names":false,"suffix":""},{"dropping-particle":"","family":"Ding","given":"Yifeng","non-dropping-particle":"","parse-names":false,"suffix":""},{"dropping-particle":"","family":"Lu","given":"Guoping","non-dropping-particle":"","parse-names":false,"suffix":""},{"dropping-particle":"","family":"Chen","given":"Weiming","non-dropping-particle":"","parse-names":false,"suffix":""},{"dropping-particle":"","family":"Zhou","given":"Yuanfeng","non-dropping-particle":"","parse-names":false,"suffix":""},{"dropping-particle":"","family":"Yu","given":"Lifei","non-dropping-particle":"","parse-names":false,"suffix":""},{"dropping-particle":"","family":"Wang","given":"Ji","non-dropping-particle":"","parse-names":false,"suffix":""},{"dropping-particle":"","family":"Wang","given":"Yi","non-dropping-particle":"","parse-names":false,"suffix":""}],"container-title":"CNS neuroscience &amp; therapeutics","id":"ITEM-3","issued":{"date-parts":[["2023","6"]]},"language":"eng","publisher-place":"England","title":"Metabolomics of cerebrospinal fluid reveals prognostic biomarkers in pediatric  status epilepticus.","type":"article-journal"},"uris":["http://www.mendeley.com/documents/?uuid=a1a5a588-54eb-49be-9a5e-f9bca349a10d"]},{"id":"ITEM-4","itemData":{"DOI":"10.1002/jimd.12554","ISSN":"1573-2665 (Electronic)","PMID":"36088537","abstract":"We used next-generation metabolic screening to identify new biomarkers for  improved diagnosis and pathophysiological understanding of glucose transporter type 1 deficiency syndrome (GLUT1DS), comparing metabolic cerebrospinal fluid (CSF) profiles from 12 patients to those of 116 controls. This confirmed decreased CSF glucose and lactate levels in patients with GLUT1DS and increased glutamine at group level. We identified three novel biomarkers significantly decreased in patients, namely gluconic + galactonic acid, xylose-α1-3-glucose, and xylose-α1-3-xylose-α1-3-glucose, of which the latter two have not previously been identified in body fluids. CSF concentrations of gluconic + galactonic acid may be reduced as these metabolites could serve as alternative substrates for the pentose phosphate pathway. Xylose-α1-3-glucose and xylose-α1-3-xylose-α1-3-glucose may originate from glycosylated proteins; their decreased levels are hypothetically the consequence of insufficient glucose, one of two substrates for O-glucosylation. Since many proteins are O-glucosylated, this deficiency may affect cellular processes and thus contribute to GLUT1DS pathophysiology. The novel CSF biomarkers have the potential to improve the biochemical diagnosis of GLUT1DS. Our findings imply that brain glucose deficiency in GLUT1DS may cause disruptions at the cellular level that go beyond energy metabolism, underlining the importance of developing treatment strategies that directly target cerebral glucose uptake.","author":[{"dropping-particle":"","family":"Peters","given":"Tessa M A","non-dropping-particle":"","parse-names":false,"suffix":""},{"dropping-particle":"","family":"Merx","given":"Jona","non-dropping-particle":"","parse-names":false,"suffix":""},{"dropping-particle":"","family":"Kooijman","given":"Pieter C","non-dropping-particle":"","parse-names":false,"suffix":""},{"dropping-particle":"","family":"Noga","given":"Marek","non-dropping-particle":"","parse-names":false,"suffix":""},{"dropping-particle":"","family":"Boer","given":"Siebolt","non-dropping-particle":"de","parse-names":false,"suffix":""},{"dropping-particle":"","family":"Gemert","given":"Loes A","non-dropping-particle":"van","parse-names":false,"suffix":""},{"dropping-particle":"","family":"Salden","given":"Guido","non-dropping-particle":"","parse-names":false,"suffix":""},{"dropping-particle":"","family":"Engelke","given":"Udo F H","non-dropping-particle":"","parse-names":false,"suffix":""},{"dropping-particle":"","family":"Lefeber","given":"Dirk J","non-dropping-particle":"","parse-names":false,"suffix":""},{"dropping-particle":"","family":"Outersterp","given":"Rianne E","non-dropping-particle":"van","parse-names":false,"suffix":""},{"dropping-particle":"","family":"Berden","given":"Giel","non-dropping-particle":"","parse-names":false,"suffix":""},{"dropping-particle":"","family":"Boltje","given":"Thomas J","non-dropping-particle":"","parse-names":false,"suffix":""},{"dropping-particle":"","family":"Artuch","given":"Rafael","non-dropping-particle":"","parse-names":false,"suffix":""},{"dropping-particle":"","family":"Pías-Peleteiro","given":"Leticia","non-dropping-particle":"","parse-names":false,"suffix":""},{"dropping-particle":"","family":"García-Cazorla","given":"Ángeles","non-dropping-particle":"","parse-names":false,"suffix":""},{"dropping-particle":"","family":"Barić","given":"Ivo","non-dropping-particle":"","parse-names":false,"suffix":""},{"dropping-particle":"","family":"Thöny","given":"Beat","non-dropping-particle":"","parse-names":false,"suffix":""},{"dropping-particle":"","family":"Oomens","given":"Jos","non-dropping-particle":"","parse-names":false,"suffix":""},{"dropping-particle":"","family":"Martens","given":"Jonathan","non-dropping-particle":"","parse-names":false,"suffix":""},{"dropping-particle":"","family":"Wevers","given":"Ron A","non-dropping-particle":"","parse-names":false,"suffix":""},{"dropping-particle":"","family":"Verbeek","given":"Marcel M","non-dropping-particle":"","parse-names":false,"suffix":""},{"dropping-particle":"","family":"Coene","given":"Karlien L M","non-dropping-particle":"","parse-names":false,"suffix":""},{"dropping-particle":"","family":"Willemsen","given":"Michèl A A P","non-dropping-particle":"","parse-names":false,"suffix":""}],"container-title":"Journal of inherited metabolic disease","id":"ITEM-4","issue":"1","issued":{"date-parts":[["2023","1"]]},"language":"eng","page":"66-75","publisher-place":"United States","title":"Novel cerebrospinal fluid biomarkers of glucose transporter type 1 deficiency  syndrome: Implications beyond the brain's energy deficit.","type":"article-journal","volume":"46"},"uris":["http://www.mendeley.com/documents/?uuid=9bc2fc2f-4f71-40c4-a47e-36f6cabb7b4e"]},{"id":"ITEM-5","itemData":{"DOI":"10.1002/jimd.12253","ISSN":"1573-2665 (Electronic)","PMID":"32406085","abstract":"Timely diagnosis is essential for patients with neurometabolic disorders to  enable targeted treatment. Next-Generation Metabolic Screening (NGMS) allows for simultaneous screening of multiple diseases and yields a holistic view of disturbed metabolic pathways. We applied this technique to define a cerebrospinal fluid (CSF) reference metabolome and validated our approach with patients with known neurometabolic disorders. Samples were measured using ultra-high-performance liquid chromatography-quadrupole time-of-flight mass spectrometry followed by (un)targeted analysis. For the reference metabolome, CSF samples from patients with normal general chemistry results and no neurometabolic diagnosis were selected and grouped based on sex and age (0-2/2-5/5-10/10-15 years). We checked the levels of known biomarkers in CSF from seven patients with five different neurometabolic disorders to confirm the suitability of our method for diagnosis. Untargeted analysis of 87 control CSF samples yielded 8036 features for semiquantitative analysis. No sex differences were found, but 1782 features (22%) were different between age groups (q &lt; 0.05). We identified 206 diagnostic metabolites in targeted analysis. In a subset of 20 high-intensity metabolites and 10 biomarkers, 17 (57%) were age-dependent. For each neurometabolic patient, ≥1 specific biomarker(s) could be identified in CSF, thus confirming the diagnosis. In two cases, age-matching was essential for correct interpretation of the metabolomic profile. In conclusion, NGMS in CSF is a powerful tool in defining a diagnosis for neurometabolic disorders. Using our database with many (age-dependent) features in CSF, our untargeted approach will facilitate biomarker discovery and further understanding of mechanisms of neurometabolic disorders.","author":[{"dropping-particle":"","family":"Peters","given":"Tessa M A","non-dropping-particle":"","parse-names":false,"suffix":""},{"dropping-particle":"","family":"Engelke","given":"Udo F H","non-dropping-particle":"","parse-names":false,"suffix":""},{"dropping-particle":"","family":"Boer","given":"Siebolt","non-dropping-particle":"de","parse-names":false,"suffix":""},{"dropping-particle":"","family":"Heeft","given":"Ed","non-dropping-particle":"van der","parse-names":false,"suffix":""},{"dropping-particle":"","family":"Pritsch","given":"Cynthia","non-dropping-particle":"","parse-names":false,"suffix":""},{"dropping-particle":"","family":"Kulkarni","given":"Purva","non-dropping-particle":"","parse-names":false,"suffix":""},{"dropping-particle":"","family":"Wevers","given":"Ron A","non-dropping-particle":"","parse-names":false,"suffix":""},{"dropping-particle":"","family":"Willemsen","given":"Michèl A A P","non-dropping-particle":"","parse-names":false,"suffix":""},{"dropping-particle":"","family":"Verbeek","given":"Marcel M","non-dropping-particle":"","parse-names":false,"suffix":""},{"dropping-particle":"","family":"Coene","given":"Karlien L M","non-dropping-particle":"","parse-names":false,"suffix":""}],"container-title":"Journal of inherited metabolic disease","id":"ITEM-5","issue":"5","issued":{"date-parts":[["2020","9"]]},"language":"eng","page":"1112-1120","publisher-place":"United States","title":"Confirmation of neurometabolic diagnoses using age-dependent cerebrospinal fluid  metabolomic profiles.","type":"article-journal","volume":"43"},"uris":["http://www.mendeley.com/documents/?uuid=8d44c4ac-37e9-43ad-9364-1126757e26f0"]}],"mendeley":{"formattedCitation":"&lt;sup&gt;13–17&lt;/sup&gt;","plainTextFormattedCitation":"13–17","previouslyFormattedCitation":"&lt;sup&gt;13–17&lt;/sup&gt;"},"properties":{"noteIndex":0},"schema":"https://github.com/citation-style-language/schema/raw/master/csl-citation.json"}</w:instrText>
      </w:r>
      <w:r w:rsidR="009A706D">
        <w:fldChar w:fldCharType="separate"/>
      </w:r>
      <w:r w:rsidR="00113632" w:rsidRPr="00113632">
        <w:rPr>
          <w:noProof/>
          <w:vertAlign w:val="superscript"/>
        </w:rPr>
        <w:t>13–17</w:t>
      </w:r>
      <w:r w:rsidR="009A706D">
        <w:fldChar w:fldCharType="end"/>
      </w:r>
      <w:r w:rsidRPr="0042121A">
        <w:t xml:space="preserve">. </w:t>
      </w:r>
      <w:r w:rsidR="007778E5" w:rsidRPr="0042121A">
        <w:t>Metabolomics is a relatively new area of research that can capture patient-specific variation such as response to treatment, exposure to environmental conditions, or disease progression, which makes it a promising avenue for personalized medicine</w:t>
      </w:r>
      <w:r w:rsidR="00C8217E">
        <w:t xml:space="preserve"> </w:t>
      </w:r>
      <w:r w:rsidR="00C8217E">
        <w:fldChar w:fldCharType="begin" w:fldLock="1"/>
      </w:r>
      <w:r w:rsidR="00113632">
        <w:instrText>ADDIN CSL_CITATION {"citationItems":[{"id":"ITEM-1","itemData":{"DOI":"10.1002/mas.21548","ISSN":"1098-2787 (Electronic)","PMID":"29073341","abstract":"Metabolomics, which is the metabolites profiling in biological matrices, is a key  tool for biomarker discovery and personalized medicine and has great potential to elucidate the ultimate product of the genomic processes. Over the last decade, metabolomics studies have identified several relevant biomarkers involved in complex clinical phenotypes using diverse biological systems. Most diseases result in signature metabolic profiles that reflect the sums of external and internal cellular activities. Metabolomics has a major role in clinical practice as it represents &gt;95% of the workload in clinical laboratories worldwide. Many of these metabolites require different analytical platforms, such as Nuclear Magnetic Resonance (NMR), Mass Spectrometry (MS), and Ultra Performance Liquid Chromatography (UPLC), while many clinically relevant metabolites are still not routinely amenable to detection using currently available assays. Combining metabolomics with genomics, transcriptomics, and proteomics studies will result in a significantly improved understanding of the disease mechanisms and the pathophysiology of the target clinical phenotype. This comprehensive approach will represent a major step forward toward providing precision medical care, in which individual is accounted for variability in genes, environment, and personal lifestyle. In this review, we compare and evaluate the metabolomics strategies and studies that focus on the discovery of biomarkers that have \"personalized\" diagnostic, prognostic, and therapeutic value, validated for monitoring disease progression and responses to various management regimens.","author":[{"dropping-particle":"","family":"Jacob","given":"Minnie","non-dropping-particle":"","parse-names":false,"suffix":""},{"dropping-particle":"","family":"Lopata","given":"Andreas L","non-dropping-particle":"","parse-names":false,"suffix":""},{"dropping-particle":"","family":"Dasouki","given":"Majed","non-dropping-particle":"","parse-names":false,"suffix":""},{"dropping-particle":"","family":"Abdel Rahman","given":"Anas M","non-dropping-particle":"","parse-names":false,"suffix":""}],"container-title":"Mass spectrometry reviews","id":"ITEM-1","issue":"3","issued":{"date-parts":[["2019","5"]]},"language":"eng","page":"221-238","publisher-place":"United States","title":"Metabolomics toward personalized medicine.","type":"article-journal","volume":"38"},"uris":["http://www.mendeley.com/documents/?uuid=fb097b01-29ab-4570-b42d-189b893d1144"]},{"id":"ITEM-2","itemData":{"DOI":"10.1038/nrg.2018.4","ISSN":"1471-0064 (Electronic)","PMID":"29479082","abstract":"Advances in omics technologies - such as genomics, transcriptomics, proteomics  and metabolomics - have begun to enable personalized medicine at an extraordinarily detailed molecular level. Individually, these technologies have contributed medical advances that have begun to enter clinical practice. However, each technology individually cannot capture the entire biological complexity of most human diseases. Integration of multiple technologies has emerged as an approach to provide a more comprehensive view of biology and disease. In this Review, we discuss the potential for combining diverse types of data and the utility of this approach in human health and disease. We provide examples of data integration to understand, diagnose and inform treatment of diseases, including rare and common diseases as well as cancer and transplant biology. Finally, we discuss technical and other challenges to clinical implementation of integrative omics.","author":[{"dropping-particle":"","family":"Karczewski","given":"Konrad J","non-dropping-particle":"","parse-names":false,"suffix":""},{"dropping-particle":"","family":"Snyder","given":"Michael P","non-dropping-particle":"","parse-names":false,"suffix":""}],"container-title":"Nature reviews. Genetics","id":"ITEM-2","issue":"5","issued":{"date-parts":[["2018","5"]]},"language":"eng","page":"299-310","publisher-place":"England","title":"Integrative omics for health and disease.","type":"article-journal","volume":"19"},"uris":["http://www.mendeley.com/documents/?uuid=a3617e69-a0f9-4756-b4b2-f25b23b464d9"]}],"mendeley":{"formattedCitation":"&lt;sup&gt;18,19&lt;/sup&gt;","plainTextFormattedCitation":"18,19","previouslyFormattedCitation":"&lt;sup&gt;18,19&lt;/sup&gt;"},"properties":{"noteIndex":0},"schema":"https://github.com/citation-style-language/schema/raw/master/csl-citation.json"}</w:instrText>
      </w:r>
      <w:r w:rsidR="00C8217E">
        <w:fldChar w:fldCharType="separate"/>
      </w:r>
      <w:r w:rsidR="00113632" w:rsidRPr="00113632">
        <w:rPr>
          <w:noProof/>
          <w:vertAlign w:val="superscript"/>
        </w:rPr>
        <w:t>18,19</w:t>
      </w:r>
      <w:r w:rsidR="00C8217E">
        <w:fldChar w:fldCharType="end"/>
      </w:r>
      <w:r w:rsidR="007778E5" w:rsidRPr="0042121A">
        <w:t>. One of the main advantages of metabolomics is that it offers a more accurate picture of the phenotype. It allows researchers to study not only the information encoded in the genome of a patient, but also the effect that genomic, proteomic regulation have on its expression</w:t>
      </w:r>
      <w:r w:rsidR="007778E5" w:rsidRPr="00312DDE">
        <w:t xml:space="preserve">. </w:t>
      </w:r>
    </w:p>
    <w:p w14:paraId="771D5910" w14:textId="12031B70" w:rsidR="003B56BA" w:rsidRDefault="0042121A" w:rsidP="00793DBA">
      <w:r>
        <w:t>In this work we have studied the metabolic profile</w:t>
      </w:r>
      <w:r w:rsidR="007778E5" w:rsidRPr="00312DDE">
        <w:t xml:space="preserve"> of patients affected with different</w:t>
      </w:r>
      <w:r w:rsidR="003B56BA">
        <w:t xml:space="preserve"> genetic</w:t>
      </w:r>
      <w:r w:rsidR="007778E5" w:rsidRPr="00312DDE">
        <w:t xml:space="preserve"> </w:t>
      </w:r>
      <w:r w:rsidR="003B56BA">
        <w:t>neurodevelopmental disorders (</w:t>
      </w:r>
      <w:r w:rsidR="007778E5" w:rsidRPr="00312DDE">
        <w:t>NDDs</w:t>
      </w:r>
      <w:r w:rsidR="003B56BA">
        <w:t>)</w:t>
      </w:r>
      <w:r w:rsidR="00793DBA">
        <w:t xml:space="preserve"> in which glutamatergic neurotransmission ha</w:t>
      </w:r>
      <w:r w:rsidR="003B56BA">
        <w:t>s</w:t>
      </w:r>
      <w:r w:rsidR="00793DBA">
        <w:t xml:space="preserve"> been proposed as a major event in the disease progression, comparing patients CSF samples with </w:t>
      </w:r>
      <w:r w:rsidR="007778E5" w:rsidRPr="00312DDE">
        <w:t xml:space="preserve">healthy controls. </w:t>
      </w:r>
      <w:r w:rsidR="00793DBA">
        <w:t xml:space="preserve">The joint study of different pathologies </w:t>
      </w:r>
      <w:r>
        <w:t>that display common</w:t>
      </w:r>
      <w:r w:rsidR="00793DBA">
        <w:t xml:space="preserve"> molecular features </w:t>
      </w:r>
      <w:r>
        <w:t xml:space="preserve">has helped on the identification of shared pathophysiological mechanisms, common to neurodevelopmental diseases. </w:t>
      </w:r>
    </w:p>
    <w:p w14:paraId="1C4046F8" w14:textId="77777777" w:rsidR="002F414D" w:rsidRPr="00D30D7A" w:rsidRDefault="002F414D" w:rsidP="00793DBA"/>
    <w:p w14:paraId="10BC1736" w14:textId="77777777" w:rsidR="00677140" w:rsidRPr="00677140" w:rsidRDefault="00677140" w:rsidP="00C37384">
      <w:pPr>
        <w:pStyle w:val="Ttulo1"/>
      </w:pPr>
      <w:r w:rsidRPr="00677140">
        <w:t>MATERIALS AND METHODS</w:t>
      </w:r>
    </w:p>
    <w:p w14:paraId="268F5D3B" w14:textId="77777777" w:rsidR="00DD34C6" w:rsidRPr="006D6A63" w:rsidRDefault="00DD34C6" w:rsidP="00DD34C6">
      <w:pPr>
        <w:rPr>
          <w:b/>
        </w:rPr>
      </w:pPr>
      <w:r w:rsidRPr="006D6A63">
        <w:rPr>
          <w:b/>
        </w:rPr>
        <w:t>PATIENTS AND SAMPLES</w:t>
      </w:r>
    </w:p>
    <w:p w14:paraId="4892A76E" w14:textId="6E76E0E3" w:rsidR="00DD34C6" w:rsidRDefault="00DD34C6" w:rsidP="00DD34C6">
      <w:r>
        <w:t xml:space="preserve">Cerebrospinal fluid (CSF) was collected from a total of 25 patients and 5 </w:t>
      </w:r>
      <w:r w:rsidRPr="003D3D9F">
        <w:t>healthy controls</w:t>
      </w:r>
      <w:r w:rsidR="003B56BA">
        <w:t xml:space="preserve"> as previously reported</w:t>
      </w:r>
      <w:r w:rsidR="00586835">
        <w:fldChar w:fldCharType="begin" w:fldLock="1"/>
      </w:r>
      <w:r w:rsidR="00E218E2">
        <w:instrText>ADDIN CSL_CITATION {"citationItems":[{"id":"ITEM-1","itemData":{"DOI":"10.1007/s10545-018-0224-x","ISSN":"1573-2665 (Electronic)","PMID":"29974349","abstract":"Mitochondrial diseases are a group of genetic disorders leading to the dysfunction  of mitochondrial energy metabolism pathways. We aimed to assess the clinical phenotype and the biochemical cerebrospinal fluid (CSF) biogenic amine profiles of patients with different diagnoses of genetic mitochondrial diseases. We recruited 29 patients with genetically confirmed mitochondrial diseases harboring mutations in either nuclear or mitochondrial DNA (mtDNA) genes. Signs and symptoms of impaired neurotransmission and neuroradiological data were recorded. CSF monoamines, pterins, and 5-methyltetrahydrofolate (5MTHF) concentrations were analyzed using high-performance liquid chromatography with electrochemical and fluorescence detection procedures. The mtDNA mutations were studied by Sanger sequencing, Southern blot, and real-time PCR, and nuclear DNA was assessed either by Sanger or next-generation sequencing. Five out of 29 cases showed predominant dopaminergic signs not attributable to basal ganglia involvement, harboring mutations in different nuclear genes. A chi-square test showed a statistically significant association between high homovanillic acid (HVA) values and low CSF 5-MTHF values (chi-square = 10.916; p = 0.001). Seven out of the eight patients with high CSF HVA values showed cerebral folate deficiency. Five of them harbored mtDNA deletions associated with Kearns-Sayre syndrome (KSS), one had a mitochondrial point mutation at the mtDNA ATPase6 gene, and one had a POLG mutation. In conclusion, dopamine deficiency clinical signs were present in some patients with mitochondrial diseases with different genetic backgrounds. High CSF HVA values, together with a severe cerebral folate deficiency, were observed in KSS patients and in other mtDNA mutation syndromes.","author":[{"dropping-particle":"","family":"Batllori","given":"Marta","non-dropping-particle":"","parse-names":false,"suffix":""},{"dropping-particle":"","family":"Molero-Luis","given":"Marta","non-dropping-particle":"","parse-names":false,"suffix":""},{"dropping-particle":"","family":"Ormazabal","given":"Aida","non-dropping-particle":"","parse-names":false,"suffix":""},{"dropping-particle":"","family":"Montero","given":"Raquel","non-dropping-particle":"","parse-names":false,"suffix":""},{"dropping-particle":"","family":"Sierra","given":"Cristina","non-dropping-particle":"","parse-names":false,"suffix":""},{"dropping-particle":"","family":"Ribes","given":"Antonia","non-dropping-particle":"","parse-names":false,"suffix":""},{"dropping-particle":"","family":"Montoya","given":"Julio","non-dropping-particle":"","parse-names":false,"suffix":""},{"dropping-particle":"","family":"Ruiz-Pesini","given":"Eduardo","non-dropping-particle":"","parse-names":false,"suffix":""},{"dropping-particle":"","family":"O'Callaghan","given":"Mar","non-dropping-particle":"","parse-names":false,"suffix":""},{"dropping-particle":"","family":"Pias","given":"Leticia","non-dropping-particle":"","parse-names":false,"suffix":""},{"dropping-particle":"","family":"Nascimento","given":"Andrés","non-dropping-particle":"","parse-names":false,"suffix":""},{"dropping-particle":"","family":"Palau","given":"Francesc","non-dropping-particle":"","parse-names":false,"suffix":""},{"dropping-particle":"","family":"Armstrong","given":"Judith","non-dropping-particle":"","parse-names":false,"suffix":""},{"dropping-particle":"","family":"Yubero","given":"Delia","non-dropping-particle":"","parse-names":false,"suffix":""},{"dropping-particle":"","family":"Ortigoza-Escobar","given":"Juan D","non-dropping-particle":"","parse-names":false,"suffix":""},{"dropping-particle":"","family":"García-Cazorla","given":"Angels","non-dropping-particle":"","parse-names":false,"suffix":""},{"dropping-particle":"","family":"Artuch","given":"Rafael","non-dropping-particle":"","parse-names":false,"suffix":""}],"container-title":"Journal of inherited metabolic disease","id":"ITEM-1","issue":"6","issued":{"date-parts":[["2018","11"]]},"language":"eng","page":"1147-1158","publisher-place":"United States","title":"Cerebrospinal fluid monoamines, pterins, and folate in patients with mitochondrial  diseases: systematic review and hospital experience.","type":"article-journal","volume":"41"},"uris":["http://www.mendeley.com/documents/?uuid=b7a5fea8-9020-4edd-90a4-b052c671a99a"]},{"id":"ITEM-2","itemData":{"DOI":"10.1111/dmcn.13746","ISSN":"1469-8749 (Electronic)","PMID":"29577258","abstract":"AIM: Gamma-aminobutyric acid (GABA) is a major modulator in brain maturation and its  role in many different neurodevelopmental disorders has been widely reported. Although the involvement of GABA in different disorders has been related to its regulatory function as an inhibitory neurotransmitter in the mature brain, co-transmitter, and signalling molecule, little is known about its role as a clinical biomarker in neuropaediatric disorders. The aim of this study is to report the cerebrospinal fluid (CSF) free-GABA concentrations in a large cohort of patients (n=85) with different neurological disorders. METHOD: GABA was measured in the CSF of neuropaediatric patients using capillary electrophoresis with laser-induced fluorescence detection. Other neurotransmitters (amino acids and monoamines) were also analysed. RESULTS: GABA concentrations in CSF were abnormal, with a greater frequency (44%) than monoamines (20%) in neuropaediatric patients compared with our reference values. Although we included a few patients with inborn errors of metabolism, GABA levels in CSF were more frequently abnormal in metabolic disorders than in other nosological groups. INTERPRETATION: Our work suggests further research into brain GABAergic status in neuropaediatric disorders, which could also lead to new therapeutic strategies. WHAT THIS PAPER ADDS: Homeostasis of GABA seems more vulnerable than that of monoamines in the developing brain. The highest GABA levels are found in the primary GABA neurotransmitter disorder SSADH deficiency. GABA alterations are not specific for any clinical or neuroimaging presentation.","author":[{"dropping-particle":"","family":"Cortès-Saladelafont","given":"Elisenda","non-dropping-particle":"","parse-names":false,"suffix":""},{"dropping-particle":"","family":"Molero-Luis","given":"Marta","non-dropping-particle":"","parse-names":false,"suffix":""},{"dropping-particle":"","family":"Cuadras","given":"Daniel","non-dropping-particle":"","parse-names":false,"suffix":""},{"dropping-particle":"","family":"Casado","given":"Mercedes","non-dropping-particle":"","parse-names":false,"suffix":""},{"dropping-particle":"","family":"Armstrong-Morón","given":"Judith","non-dropping-particle":"","parse-names":false,"suffix":""},{"dropping-particle":"","family":"Yubero","given":"Dèlia","non-dropping-particle":"","parse-names":false,"suffix":""},{"dropping-particle":"","family":"Montoya","given":"Julio","non-dropping-particle":"","parse-names":false,"suffix":""},{"dropping-particle":"","family":"Artuch","given":"Rafael","non-dropping-particle":"","parse-names":false,"suffix":""},{"dropping-particle":"","family":"García-Cazorla","given":"Àngels","non-dropping-particle":"","parse-names":false,"suffix":""}],"container-title":"Developmental medicine and child neurology","id":"ITEM-2","issue":"8","issued":{"date-parts":[["2018","8"]]},"language":"eng","page":"780-792","publisher-place":"England","title":"Gamma-aminobutyric acid levels in cerebrospinal fluid in neuropaediatric disorders.","type":"article-journal","volume":"60"},"uris":["http://www.mendeley.com/documents/?uuid=bdfc0cc5-cc15-43c7-ba38-c72bb6b11837"]},{"id":"ITEM-3","itemData":{"DOI":"10.1016/j.jneumeth.2004.08.007","ISSN":"0165-0270 (Print)","PMID":"15652629","abstract":"The analysis of biogenic amines (BA) and pterins in cerebrospinal fluid (CSF) is  essential for the early diagnosis of neurotransmission defects in the paediatric age. Our aim was to standardize previously reported HPLC procedures for the analysis of BA and pterins in CSF and to establish reference values for a paediatric population. Samples from 127 subjects (age range 11 days to 16 years; average 3.8) were analyzed by HPLC with electrochemical and fluorescence detection. Both BA (homovanilic and 5-hydroxyindoleacetic acid) and pterins (neopterin and biopterin) concentrations in CSF showed a negative correlation with age. This finding led us to stratify reference values into six groups according to age. In conclusion, analysis of BA and pterins in CSF by HPLC procedures is a useful set of tools for the diagnosis of inborn errors of metabolism of these compounds. The establishment of reference intervals may be difficult, since there is a strong correlation between BA concentrations and the age of controls and, as a result, a large number of CSF samples from control populations would be necessary for this purpose.","author":[{"dropping-particle":"","family":"Ormazabal","given":"Aida","non-dropping-particle":"","parse-names":false,"suffix":""},{"dropping-particle":"","family":"García-Cazorla","given":"Angels","non-dropping-particle":"","parse-names":false,"suffix":""},{"dropping-particle":"","family":"Fernández","given":"Yolanda","non-dropping-particle":"","parse-names":false,"suffix":""},{"dropping-particle":"","family":"Fernández-Alvarez","given":"Emilio","non-dropping-particle":"","parse-names":false,"suffix":""},{"dropping-particle":"","family":"Campistol","given":"Jaume","non-dropping-particle":"","parse-names":false,"suffix":""},{"dropping-particle":"","family":"Artuch","given":"Rafael","non-dropping-particle":"","parse-names":false,"suffix":""}],"container-title":"Journal of neuroscience methods","id":"ITEM-3","issue":"1","issued":{"date-parts":[["2005","3"]]},"language":"eng","page":"153-158","publisher-place":"Netherlands","title":"HPLC with electrochemical and fluorescence detection procedures for the diagnosis  of inborn errors of biogenic amines and pterins.","type":"article-journal","volume":"142"},"uris":["http://www.mendeley.com/documents/?uuid=cbe0fe13-55dd-45f2-b4e7-61841649d154"]}],"mendeley":{"formattedCitation":"&lt;sup&gt;20–22&lt;/sup&gt;","plainTextFormattedCitation":"20–22","previouslyFormattedCitation":"&lt;sup&gt;20–22&lt;/sup&gt;"},"properties":{"noteIndex":0},"schema":"https://github.com/citation-style-language/schema/raw/master/csl-citation.json"}</w:instrText>
      </w:r>
      <w:r w:rsidR="00586835">
        <w:fldChar w:fldCharType="separate"/>
      </w:r>
      <w:r w:rsidR="00586835" w:rsidRPr="00586835">
        <w:rPr>
          <w:noProof/>
          <w:vertAlign w:val="superscript"/>
        </w:rPr>
        <w:t>20–22</w:t>
      </w:r>
      <w:r w:rsidR="00586835">
        <w:fldChar w:fldCharType="end"/>
      </w:r>
      <w:r>
        <w:t xml:space="preserve">. </w:t>
      </w:r>
      <w:r w:rsidR="002F414D">
        <w:t>The metabolomic study was done on the last fraction collected (being the others used for biochemistry studies, neurotransmitters detection</w:t>
      </w:r>
      <w:r w:rsidR="00F82B52">
        <w:t>, pterins and amino acids</w:t>
      </w:r>
      <w:r w:rsidR="002F414D">
        <w:t xml:space="preserve">). </w:t>
      </w:r>
      <w:r>
        <w:t>Patients presented mutations in  genes</w:t>
      </w:r>
      <w:r w:rsidR="0033415C">
        <w:t xml:space="preserve"> that have been widely reported to involve glutamatergic transmission: </w:t>
      </w:r>
      <w:r>
        <w:t xml:space="preserve"> </w:t>
      </w:r>
      <w:r>
        <w:rPr>
          <w:i/>
        </w:rPr>
        <w:t>CDKL5</w:t>
      </w:r>
      <w:r>
        <w:t xml:space="preserve"> (n=2), </w:t>
      </w:r>
      <w:r>
        <w:rPr>
          <w:i/>
        </w:rPr>
        <w:t xml:space="preserve">GRIN </w:t>
      </w:r>
      <w:r>
        <w:t xml:space="preserve">(n=7), </w:t>
      </w:r>
      <w:r>
        <w:rPr>
          <w:i/>
        </w:rPr>
        <w:t xml:space="preserve">MECP2 </w:t>
      </w:r>
      <w:r>
        <w:t xml:space="preserve">(n=12), and </w:t>
      </w:r>
      <w:r>
        <w:rPr>
          <w:i/>
        </w:rPr>
        <w:t xml:space="preserve">STXBP1 </w:t>
      </w:r>
      <w:r>
        <w:t xml:space="preserve">(n=4). The median age at the time of collection was 6 years, ranging from </w:t>
      </w:r>
      <w:r w:rsidR="00366E0A">
        <w:t xml:space="preserve">1 </w:t>
      </w:r>
      <w:r>
        <w:t>to 18 years</w:t>
      </w:r>
      <w:r w:rsidR="00366E0A">
        <w:t xml:space="preserve"> old, </w:t>
      </w:r>
      <w:r w:rsidR="00366E0A">
        <w:lastRenderedPageBreak/>
        <w:t xml:space="preserve">as seen in </w:t>
      </w:r>
      <w:r w:rsidR="00366E0A" w:rsidRPr="00F82B52">
        <w:t>Table 1</w:t>
      </w:r>
      <w:r w:rsidRPr="00F82B52">
        <w:t>. The</w:t>
      </w:r>
      <w:r>
        <w:t xml:space="preserve"> majority of patients were female (n=19) due to the large proportion of Rett syndrome patients that were </w:t>
      </w:r>
      <w:r w:rsidR="003B56BA">
        <w:t>included</w:t>
      </w:r>
      <w:r>
        <w:t xml:space="preserve"> in this study.</w:t>
      </w:r>
    </w:p>
    <w:p w14:paraId="42086B48" w14:textId="5639D7D1" w:rsidR="00B24769" w:rsidRPr="004B28C9" w:rsidRDefault="003D3306" w:rsidP="00DD34C6">
      <w:r>
        <w:t xml:space="preserve">All samples </w:t>
      </w:r>
      <w:r w:rsidR="00B24769">
        <w:t>were obtained under the e</w:t>
      </w:r>
      <w:r w:rsidR="00B24769" w:rsidRPr="00B24769">
        <w:t xml:space="preserve">thical approval </w:t>
      </w:r>
      <w:r w:rsidR="00B24769">
        <w:t xml:space="preserve">of the Ethics Committee of Hospital Sant Joan de Déu. </w:t>
      </w:r>
    </w:p>
    <w:p w14:paraId="3D2E04B2" w14:textId="77777777" w:rsidR="00DD34C6" w:rsidRPr="006D6A63" w:rsidRDefault="00DD34C6" w:rsidP="00DD34C6">
      <w:pPr>
        <w:rPr>
          <w:b/>
        </w:rPr>
      </w:pPr>
      <w:r w:rsidRPr="006D6A63">
        <w:rPr>
          <w:b/>
        </w:rPr>
        <w:t>METABOLOMICS ANALYSIS:</w:t>
      </w:r>
    </w:p>
    <w:p w14:paraId="2977036C" w14:textId="77777777" w:rsidR="00DD34C6" w:rsidRDefault="00DD34C6" w:rsidP="00DD34C6">
      <w:r>
        <w:t xml:space="preserve">Samples were sent to the </w:t>
      </w:r>
      <w:r w:rsidRPr="00F662D9">
        <w:t>Centre for Omic Sciences (COS) Joint Unit of the Unive</w:t>
      </w:r>
      <w:r>
        <w:t>rsitat Rovira i Virgili-Eurecat, where a targeted metabolomics analysis was conducted by liquid c</w:t>
      </w:r>
      <w:r w:rsidRPr="004F4F50">
        <w:t>hromatography with tandem mass spectrometry (LC-MS-MS)</w:t>
      </w:r>
      <w:r>
        <w:t xml:space="preserve"> for tryptophan related metabolites and acylcarnitines. G</w:t>
      </w:r>
      <w:r w:rsidRPr="004F4F50">
        <w:t>as chromatography–mass spectrometry (GC-MS)</w:t>
      </w:r>
      <w:r>
        <w:t xml:space="preserve"> was performed for </w:t>
      </w:r>
      <w:r w:rsidRPr="004F4F50">
        <w:t>organic acids and sugar metabolites</w:t>
      </w:r>
      <w:r>
        <w:t xml:space="preserve"> related to energy metabolism and the TCA cycle. A total of 82 metabolites were detected, and the results were presented as micromolar (μM) concentrations.</w:t>
      </w:r>
      <w:r w:rsidRPr="00025766">
        <w:t xml:space="preserve"> </w:t>
      </w:r>
    </w:p>
    <w:p w14:paraId="520E18A9" w14:textId="77777777" w:rsidR="00DC1E11" w:rsidRDefault="00DC1E11" w:rsidP="00DC1E11">
      <w:r>
        <w:rPr>
          <w:b/>
        </w:rPr>
        <w:t xml:space="preserve">LC-MS/MS: </w:t>
      </w:r>
      <w:r>
        <w:t xml:space="preserve">CSF (50 μL) samples were diluted in methanol (200 μL, 100%) and the set of labelled internal standards (DL-Kynurenine, DL-Tryptophan, 5-Hydroxyindole-3-acetic acid, L-Citrulline, 2-Picolinic acid, Nicotinic acid, Kynurenic acid, Indole-3-acetic acid (Sigma Aldrich); Serotonin hydrochloride, rac Kynurenine-d4 Trifluoroacetic Acid Salt, D-Tryptophan-d5, 5-Hydroxyindole-3-Acetic Acid-d2 (5-HIAA-d2), Serotonin-d4 Hydrochloride, 2-Picolinic-d4 Acid, Nicotinic acid-d4, 3-Hydroxyanthranilic acid, 3-Hydroxyanthranilic acid-d3, Kynurenic acid-d5, Indole-2,4,5,6,7-d5-3-acetic-α,α-d2 Acid, 3-Indolepropionic-d2 Acid, N-Acetyl-5-hydroxytryptamine (Toronto Research Chemicals); Trigonelline Hydrochloride (TCI); Anthranilic acid (Glentham life sciences); Hydrocortisone, Androstenedione, Testosterone, Progesterone (Sigma Aldrich and Toronto Research Chemicals). Following centrifugation (10 min, 15000 rpm, 4ºC), the supernatant was dried in a SpeedVac concentrator and reconstituted in methanol (50 μL, 100%). </w:t>
      </w:r>
    </w:p>
    <w:p w14:paraId="01D4DCD9" w14:textId="77777777" w:rsidR="00DC1E11" w:rsidRDefault="00DC1E11" w:rsidP="00DC1E11">
      <w:r>
        <w:t xml:space="preserve">The equipment consisted on an UHPLC 1290 Infinity II Series coupled to a QqQ/MS 6490 Series (Agilent Technologies) and a Kinetex 2.6 μm Polar C18, 100 Å, 150 x 2.1 mm (Phenomenex) analytical column. Chromatographic separation was performed in mode negative electrospray ionization (ESI) at 20ºC with an injection volume of 1 μL. Mobile phase A was formic acid (0.1%) and mobile phase B was methanol:formic acid (10:1, v/v). </w:t>
      </w:r>
    </w:p>
    <w:p w14:paraId="5E290EF4" w14:textId="77777777" w:rsidR="00DC1E11" w:rsidRDefault="00DC1E11" w:rsidP="00DC1E11">
      <w:pPr>
        <w:pStyle w:val="Subttulo"/>
        <w:rPr>
          <w:rFonts w:eastAsiaTheme="minorHAnsi"/>
          <w:color w:val="auto"/>
          <w:spacing w:val="0"/>
          <w:lang w:val="en-US"/>
        </w:rPr>
      </w:pPr>
      <w:r>
        <w:rPr>
          <w:rFonts w:eastAsiaTheme="minorHAnsi"/>
          <w:b/>
          <w:color w:val="auto"/>
          <w:spacing w:val="0"/>
          <w:lang w:val="en-US"/>
        </w:rPr>
        <w:t xml:space="preserve">GC-MS: </w:t>
      </w:r>
      <w:r>
        <w:rPr>
          <w:rFonts w:eastAsiaTheme="minorHAnsi"/>
          <w:color w:val="auto"/>
          <w:spacing w:val="0"/>
          <w:lang w:val="en-US"/>
        </w:rPr>
        <w:t xml:space="preserve">CSF (50 μL) samples were diluted in water:methanol (200 μL, 8:2, v/v) and the set of labelled internal standards (Succinic-d4 acid, myristic-d27 acid, d-glucose 13C6 and L-Methionine-(carboxy-13C,methyl-d3) (Sigma Aldrich)). Following centrifugation (5 min, 15000 rpm, 4ºC), the supernatants were dried in a SpeedVac concentrator at 45ºC and reconstituted in methoxyamine (30 μL, 100%). Samples were incubated at 37ºC for 90 min. and then silylated with 45 μL of MSTFA + 1 % at room temperature for 60 min. </w:t>
      </w:r>
    </w:p>
    <w:p w14:paraId="682F813B" w14:textId="77777777" w:rsidR="00DC1E11" w:rsidRDefault="00DC1E11" w:rsidP="00DC1E11">
      <w:r>
        <w:t xml:space="preserve">The separation was performed on a GC-QTOF 7200 and a HP5-MS UI capillary column (30 m x 250 μm I.D., 0.25 μm film thickness), both from Agilent Technologies. Helium (&gt;99.999%) was used as the carrier gas with a constant flow 1.1 mL/min. Initial oven temperature was set at 60ºC, then increased by 10ºC/min. to 320ºC and held constant for 10 min. Samples were injected in split mode 1:20 at injection temperature 250ºC. Compounds were detected through MS in electron ionization (70 eV) and full-scan monitoring mode (m/z 50–600) mode with an acquisition rate of 5 spectra/s. Ion source temperature was 250ºC and quadrupole temperature was 200ºC. </w:t>
      </w:r>
    </w:p>
    <w:p w14:paraId="017D9612" w14:textId="77777777" w:rsidR="00DC1E11" w:rsidRDefault="00DC1E11" w:rsidP="00DC1E11">
      <w:r>
        <w:t>Organic acids were identified and semi-quantified using the spectra library Fiehn-pct-2013 and their pure analytical standards (Pyruvic acid, lactic acid, glycolic acid, 3-hydroxybutyric acid, glycerol, succinic acid, glyceric acid, fumaric acid, malic acid, d-threitol, threonic acid, α-ketoglutaric acid, arabitol, glycerol-1-phosphate, 3-phosphoglyceric acid, citric acid, d-mannitol, myo-inositol, glucose-6-phosphate, d-sucrose and α-tocopherol (Sigma Aldrich)).</w:t>
      </w:r>
    </w:p>
    <w:p w14:paraId="4CAFB44C" w14:textId="1B7B8E7C" w:rsidR="00DD34C6" w:rsidRPr="006D6A63" w:rsidRDefault="00DD34C6" w:rsidP="00DD34C6">
      <w:pPr>
        <w:pStyle w:val="Subttulo"/>
        <w:rPr>
          <w:rFonts w:eastAsiaTheme="minorHAnsi"/>
          <w:b/>
          <w:color w:val="auto"/>
          <w:spacing w:val="0"/>
          <w:lang w:val="en-US"/>
        </w:rPr>
      </w:pPr>
      <w:r w:rsidRPr="006D6A63">
        <w:rPr>
          <w:rFonts w:eastAsiaTheme="minorHAnsi"/>
          <w:b/>
          <w:color w:val="auto"/>
          <w:spacing w:val="0"/>
          <w:lang w:val="en-US"/>
        </w:rPr>
        <w:lastRenderedPageBreak/>
        <w:t>STATISTICAL ANALYSIS</w:t>
      </w:r>
    </w:p>
    <w:p w14:paraId="0BA4A13A" w14:textId="77777777" w:rsidR="00DD34C6" w:rsidRDefault="00DD34C6" w:rsidP="00DD34C6">
      <w:r>
        <w:t xml:space="preserve">The goal of the analysis was to compare the metabolic profiles of patients to those of healthy controls. All statistical tests were conducted in </w:t>
      </w:r>
      <w:r w:rsidRPr="004D25A9">
        <w:t>R version 4.3.0</w:t>
      </w:r>
      <w:r>
        <w:t xml:space="preserve">. Metabolic profiles of patients were compared to those of health controls, either all together or categorized on the glutamatergic behavior of the disease (hypo-glutamatergic diseases vs hyper-glutamatergic + GABAergic). </w:t>
      </w:r>
    </w:p>
    <w:p w14:paraId="45C9EAD6" w14:textId="77777777" w:rsidR="00DD34C6" w:rsidRPr="000627AA" w:rsidRDefault="00DD34C6" w:rsidP="00DD34C6">
      <w:pPr>
        <w:rPr>
          <w:vertAlign w:val="superscript"/>
        </w:rPr>
      </w:pPr>
      <w:r>
        <w:t xml:space="preserve">The metabolite concentrations were log2-transformed in order to account for the expected high variability and noise found in metabolomics data. Multivariate statistical methods were applied on the transformed data in order to account for the small sample size and the inherent </w:t>
      </w:r>
      <w:r w:rsidRPr="00E249FA">
        <w:t>multicollinearity</w:t>
      </w:r>
      <w:r>
        <w:t xml:space="preserve"> of the data. Unsupervised principal component analysis (PCA) was performed in order to obtain an overall view of the variation between samples and their separation into clusters. Ward hierarchical clustering with Euclidian distance combined with a heatmap (pheatmap version 1.0.12) was used to compare the log-transformed concentrations of all the analyzed metabolites in patients and controls. O</w:t>
      </w:r>
      <w:r w:rsidRPr="00C0296E">
        <w:t>rthogonal partial least-squares discriminant analysis (OPLS-DA)</w:t>
      </w:r>
      <w:r>
        <w:t xml:space="preserve"> from the ropls package (version 1.32.0) was used as a supervised model to identify metabolites responsible for group separation. Models were evaluated by </w:t>
      </w:r>
      <w:r w:rsidRPr="000627AA">
        <w:rPr>
          <w:rFonts w:ascii="Segoe UI" w:hAnsi="Segoe UI" w:cs="Segoe UI"/>
          <w:color w:val="212121"/>
          <w:sz w:val="21"/>
          <w:szCs w:val="21"/>
          <w:shd w:val="clear" w:color="auto" w:fill="FFFFFF"/>
        </w:rPr>
        <w:t>goodness of fit (</w:t>
      </w:r>
      <w:r w:rsidRPr="000627AA">
        <w:rPr>
          <w:rFonts w:ascii="Arial" w:hAnsi="Arial" w:cs="Arial"/>
          <w:color w:val="222222"/>
          <w:sz w:val="21"/>
          <w:szCs w:val="21"/>
          <w:shd w:val="clear" w:color="auto" w:fill="FFFFFF"/>
        </w:rPr>
        <w:t>R2Y</w:t>
      </w:r>
      <w:r>
        <w:rPr>
          <w:rFonts w:ascii="Segoe UI" w:hAnsi="Segoe UI" w:cs="Segoe UI"/>
          <w:color w:val="212121"/>
          <w:sz w:val="21"/>
          <w:szCs w:val="21"/>
          <w:shd w:val="clear" w:color="auto" w:fill="FFFFFF"/>
        </w:rPr>
        <w:t>), goodness of predic</w:t>
      </w:r>
      <w:r w:rsidRPr="000627AA">
        <w:rPr>
          <w:rFonts w:ascii="Segoe UI" w:hAnsi="Segoe UI" w:cs="Segoe UI"/>
          <w:color w:val="212121"/>
          <w:sz w:val="21"/>
          <w:szCs w:val="21"/>
          <w:shd w:val="clear" w:color="auto" w:fill="FFFFFF"/>
        </w:rPr>
        <w:t>tion (</w:t>
      </w:r>
      <w:r>
        <w:rPr>
          <w:rFonts w:ascii="Arial" w:hAnsi="Arial" w:cs="Arial"/>
          <w:color w:val="222222"/>
          <w:sz w:val="21"/>
          <w:szCs w:val="21"/>
          <w:shd w:val="clear" w:color="auto" w:fill="FFFFFF"/>
        </w:rPr>
        <w:t>Q</w:t>
      </w:r>
      <w:r w:rsidRPr="000627AA">
        <w:rPr>
          <w:rFonts w:ascii="Arial" w:hAnsi="Arial" w:cs="Arial"/>
          <w:color w:val="222222"/>
          <w:sz w:val="21"/>
          <w:szCs w:val="21"/>
          <w:shd w:val="clear" w:color="auto" w:fill="FFFFFF"/>
        </w:rPr>
        <w:t>2Y</w:t>
      </w:r>
      <w:r w:rsidRPr="000627AA">
        <w:rPr>
          <w:rFonts w:ascii="Segoe UI" w:hAnsi="Segoe UI" w:cs="Segoe UI"/>
          <w:color w:val="212121"/>
          <w:sz w:val="21"/>
          <w:szCs w:val="21"/>
          <w:shd w:val="clear" w:color="auto" w:fill="FFFFFF"/>
        </w:rPr>
        <w:t>)</w:t>
      </w:r>
      <w:r>
        <w:rPr>
          <w:rFonts w:ascii="Segoe UI" w:hAnsi="Segoe UI" w:cs="Segoe UI"/>
          <w:color w:val="212121"/>
          <w:sz w:val="21"/>
          <w:szCs w:val="21"/>
          <w:shd w:val="clear" w:color="auto" w:fill="FFFFFF"/>
        </w:rPr>
        <w:t xml:space="preserve">, and the </w:t>
      </w:r>
      <w:r w:rsidRPr="00FB2B15">
        <w:rPr>
          <w:rFonts w:ascii="Segoe UI" w:hAnsi="Segoe UI" w:cs="Segoe UI"/>
          <w:color w:val="212121"/>
          <w:sz w:val="21"/>
          <w:szCs w:val="21"/>
          <w:shd w:val="clear" w:color="auto" w:fill="FFFFFF"/>
        </w:rPr>
        <w:t>root mean square error of estimation</w:t>
      </w:r>
      <w:r>
        <w:rPr>
          <w:rFonts w:ascii="Segoe UI" w:hAnsi="Segoe UI" w:cs="Segoe UI"/>
          <w:color w:val="212121"/>
          <w:sz w:val="21"/>
          <w:szCs w:val="21"/>
          <w:shd w:val="clear" w:color="auto" w:fill="FFFFFF"/>
        </w:rPr>
        <w:t xml:space="preserve"> (RMSEE).</w:t>
      </w:r>
      <w:r w:rsidRPr="000627AA">
        <w:rPr>
          <w:rFonts w:ascii="Segoe UI" w:hAnsi="Segoe UI" w:cs="Segoe UI"/>
          <w:color w:val="212121"/>
          <w:sz w:val="21"/>
          <w:szCs w:val="21"/>
          <w:shd w:val="clear" w:color="auto" w:fill="FFFFFF"/>
        </w:rPr>
        <w:t xml:space="preserve"> </w:t>
      </w:r>
      <w:r>
        <w:t>7-fold cross-validation was performed to mitigate the risk of overfitting</w:t>
      </w:r>
      <w:r w:rsidRPr="00FB2B15">
        <w:rPr>
          <w:rFonts w:ascii="Segoe UI" w:hAnsi="Segoe UI" w:cs="Segoe UI"/>
          <w:color w:val="212121"/>
          <w:sz w:val="21"/>
          <w:szCs w:val="21"/>
          <w:shd w:val="clear" w:color="auto" w:fill="FFFFFF"/>
        </w:rPr>
        <w:t xml:space="preserve"> </w:t>
      </w:r>
      <w:r>
        <w:rPr>
          <w:rFonts w:ascii="Segoe UI" w:hAnsi="Segoe UI" w:cs="Segoe UI"/>
          <w:color w:val="212121"/>
          <w:sz w:val="21"/>
          <w:szCs w:val="21"/>
          <w:shd w:val="clear" w:color="auto" w:fill="FFFFFF"/>
        </w:rPr>
        <w:t>caused by the high dimensionality of the data</w:t>
      </w:r>
      <w:r>
        <w:t xml:space="preserve">. Metabolites were selected based on their variable importance in </w:t>
      </w:r>
      <w:r w:rsidRPr="00C0296E">
        <w:t>projection (VIP)</w:t>
      </w:r>
      <w:r>
        <w:t xml:space="preserve"> scores (VIP &gt; 1). Permutation testing (n=1000) was used to determine the statistical significance of the results (p&lt;0.05).</w:t>
      </w:r>
    </w:p>
    <w:p w14:paraId="6E42F97E" w14:textId="77777777" w:rsidR="00DD34C6" w:rsidRDefault="00DD34C6" w:rsidP="00DD34C6">
      <w:r>
        <w:t xml:space="preserve">The results of the classification models were corroborated by performing Wilcoxon </w:t>
      </w:r>
      <w:r w:rsidRPr="00006ADA">
        <w:t>Mann–Whitney</w:t>
      </w:r>
      <w:r>
        <w:t xml:space="preserve"> tests</w:t>
      </w:r>
      <w:r w:rsidRPr="00FB2B15">
        <w:t xml:space="preserve"> </w:t>
      </w:r>
      <w:r>
        <w:t>comparing each metabolite concentration in patients and in controls. The non-parametric test was chosen due to the small number of samples. Correction for the false discovery rate (FDR)</w:t>
      </w:r>
      <w:r w:rsidRPr="005F7344">
        <w:t xml:space="preserve"> </w:t>
      </w:r>
      <w:r>
        <w:t xml:space="preserve">was applied in order to account for the issue of multiple testing (p&lt;0.05). </w:t>
      </w:r>
    </w:p>
    <w:p w14:paraId="7379DB17" w14:textId="6D232A31" w:rsidR="00DD34C6" w:rsidRDefault="00DD34C6" w:rsidP="00C37384">
      <w:r>
        <w:t xml:space="preserve">Pathway analysis was performed for metabolites with p&lt;0.05 or VIP score &gt; 1 using the </w:t>
      </w:r>
      <w:r w:rsidRPr="004D25A9">
        <w:t>Kyoto Encyclopedia of Genes and Genomes</w:t>
      </w:r>
      <w:r>
        <w:t xml:space="preserve"> (KEGG) database and the KEGGREST package (version 1.40.0). Pathways were identified as important when two or more of their metabolite components were found to be altered between the disease groups and the healthy controls. The results were plotted after excluding pathways that are ubiquitous or unrelated to synaptic metabolism. Special attention was given to the tryptophan metabolism pathway, as well as to the amino acid substrates of </w:t>
      </w:r>
      <w:r w:rsidR="0042121A" w:rsidRPr="0042121A">
        <w:t>Large Neutral Amino Acid Transporter (LAT1</w:t>
      </w:r>
      <w:r w:rsidR="0042121A">
        <w:t>).</w:t>
      </w:r>
    </w:p>
    <w:p w14:paraId="79168E16" w14:textId="3B437E97" w:rsidR="00DC1E11" w:rsidRDefault="00DC1E11" w:rsidP="00C37384">
      <w:pPr>
        <w:rPr>
          <w:b/>
        </w:rPr>
      </w:pPr>
      <w:r w:rsidRPr="00DC1E11">
        <w:rPr>
          <w:b/>
        </w:rPr>
        <w:t>WESTERN BLOT</w:t>
      </w:r>
    </w:p>
    <w:p w14:paraId="486B22BD" w14:textId="1AC0C935" w:rsidR="005808B7" w:rsidRDefault="005808B7" w:rsidP="005808B7">
      <w:r w:rsidRPr="005808B7">
        <w:t xml:space="preserve">Proteins were extracted from </w:t>
      </w:r>
      <w:r>
        <w:t>brain isolates</w:t>
      </w:r>
      <w:r w:rsidRPr="005808B7">
        <w:t xml:space="preserve"> through a 30’ cold incubation with RIPA and protease inhibitors. Following extraction, proteins were quantified by Bradford method and prepared at a homogenous concentration in Laemmli Buffer in reductive denaturing conditions and subjected to SDS-PAGE and transferred to a nitrocellulose membrane. Membranes were blocked with TBS-Tween (0.05%): milk 5% for 1h at room temperature. Primary antibodies were incubated O/N at 4ºC in blocking buffer, at the following concentrations: </w:t>
      </w:r>
      <w:r w:rsidR="000E65C6">
        <w:t xml:space="preserve">SLC7A5 (1:2000, </w:t>
      </w:r>
      <w:r w:rsidR="000E65C6" w:rsidRPr="000E65C6">
        <w:t>28670</w:t>
      </w:r>
      <w:r w:rsidR="000E65C6">
        <w:t>,</w:t>
      </w:r>
      <w:r w:rsidR="000E65C6" w:rsidRPr="000E65C6">
        <w:t xml:space="preserve"> </w:t>
      </w:r>
      <w:r w:rsidR="000E65C6">
        <w:t>Proteintech)</w:t>
      </w:r>
      <w:r>
        <w:t>.</w:t>
      </w:r>
      <w:r w:rsidRPr="005808B7">
        <w:t xml:space="preserve"> </w:t>
      </w:r>
      <w:r>
        <w:t>Tubulin</w:t>
      </w:r>
      <w:r w:rsidRPr="005808B7">
        <w:t xml:space="preserve"> (</w:t>
      </w:r>
      <w:r w:rsidRPr="000E65C6">
        <w:t>1:</w:t>
      </w:r>
      <w:r w:rsidR="000E65C6" w:rsidRPr="000E65C6">
        <w:t>5</w:t>
      </w:r>
      <w:r w:rsidRPr="000E65C6">
        <w:t xml:space="preserve">0,000, </w:t>
      </w:r>
      <w:r w:rsidR="000E65C6" w:rsidRPr="000E65C6">
        <w:t>ab7291</w:t>
      </w:r>
      <w:r w:rsidRPr="000E65C6">
        <w:t xml:space="preserve">, </w:t>
      </w:r>
      <w:r w:rsidR="000E65C6">
        <w:t>Abcam</w:t>
      </w:r>
      <w:r w:rsidRPr="005808B7">
        <w:t>) was used as a loading control. The secondary antibodies used were HRP-conjugated goat anti-Rabbit and goat anti-Mouse IgG antibodies (Thermo Fisher) and were detected using the PierceTM ECL Western Blotting substrate (Thermo Fisher). Quantification of protein expression was performed using Fiji software.</w:t>
      </w:r>
    </w:p>
    <w:p w14:paraId="56E3B364" w14:textId="1B81B1D7" w:rsidR="00DA469E" w:rsidRDefault="00DA469E" w:rsidP="005808B7">
      <w:r w:rsidRPr="00DA469E">
        <w:t>Both B6.129P2(C)-</w:t>
      </w:r>
      <w:r w:rsidRPr="00DA469E">
        <w:rPr>
          <w:i/>
        </w:rPr>
        <w:t>Mecp2</w:t>
      </w:r>
      <w:r w:rsidRPr="00DA469E">
        <w:rPr>
          <w:i/>
          <w:vertAlign w:val="superscript"/>
        </w:rPr>
        <w:t>tm1.1Bird</w:t>
      </w:r>
      <w:r w:rsidRPr="00DA469E">
        <w:t xml:space="preserve">/J and control littermates mice were used. To increase the translational value of the work, only female mice have been used, as they have been reported to better recapitulate the disease phenotype. Mice were housed in standard cages with ad libitum access to food and water and in controlled environmental conditions of light (12 h dark/light cycle starting at 7:30 am), temperature (22°C) and humidity (60%). Mice were genotyped following the provider recommendations. </w:t>
      </w:r>
    </w:p>
    <w:p w14:paraId="32382F15" w14:textId="77777777" w:rsidR="00677140" w:rsidRPr="00677140" w:rsidRDefault="00677140" w:rsidP="00C37384">
      <w:pPr>
        <w:pStyle w:val="Ttulo1"/>
      </w:pPr>
      <w:r w:rsidRPr="00677140">
        <w:lastRenderedPageBreak/>
        <w:t>RESULTS</w:t>
      </w:r>
    </w:p>
    <w:p w14:paraId="2676352F" w14:textId="161DB765" w:rsidR="000942B9" w:rsidRDefault="00677140" w:rsidP="00C37384">
      <w:r>
        <w:t>Cerebrospinal fluid (CSF)</w:t>
      </w:r>
      <w:r w:rsidR="006741C3">
        <w:t xml:space="preserve"> </w:t>
      </w:r>
      <w:r w:rsidR="000A1431">
        <w:t>samples were</w:t>
      </w:r>
      <w:r w:rsidR="006741C3">
        <w:t xml:space="preserve"> collected from</w:t>
      </w:r>
      <w:r w:rsidR="000A1431">
        <w:t xml:space="preserve"> </w:t>
      </w:r>
      <w:r w:rsidR="006741C3">
        <w:t>29 individuals</w:t>
      </w:r>
      <w:r w:rsidR="00BA47DA">
        <w:t xml:space="preserve"> with</w:t>
      </w:r>
      <w:r w:rsidR="000942B9">
        <w:t xml:space="preserve"> </w:t>
      </w:r>
      <w:r w:rsidR="00143674">
        <w:t>four different disease related to glutamatergic neurotransmission (</w:t>
      </w:r>
      <w:r w:rsidR="00143674" w:rsidRPr="00143674">
        <w:rPr>
          <w:highlight w:val="green"/>
        </w:rPr>
        <w:t xml:space="preserve">Figure </w:t>
      </w:r>
      <w:r w:rsidR="00143674" w:rsidRPr="00967352">
        <w:rPr>
          <w:highlight w:val="green"/>
        </w:rPr>
        <w:t>1</w:t>
      </w:r>
      <w:r w:rsidR="00F82B52" w:rsidRPr="00967352">
        <w:rPr>
          <w:highlight w:val="green"/>
        </w:rPr>
        <w:t>A</w:t>
      </w:r>
      <w:r w:rsidR="00143674">
        <w:t xml:space="preserve">): </w:t>
      </w:r>
    </w:p>
    <w:p w14:paraId="741302DA" w14:textId="0DF8749B" w:rsidR="000942B9" w:rsidRDefault="000942B9" w:rsidP="00C0081A">
      <w:pPr>
        <w:ind w:left="284"/>
      </w:pPr>
      <w:r>
        <w:t>-</w:t>
      </w:r>
      <w:r w:rsidR="00143674">
        <w:t xml:space="preserve"> </w:t>
      </w:r>
      <w:r>
        <w:t>Mutations in genes</w:t>
      </w:r>
      <w:r w:rsidR="00BA47DA">
        <w:t xml:space="preserve"> affecting glutamate/GABAergic balance</w:t>
      </w:r>
      <w:r w:rsidR="006741C3" w:rsidRPr="002C6B68">
        <w:t>:</w:t>
      </w:r>
      <w:r>
        <w:t xml:space="preserve"> </w:t>
      </w:r>
      <w:r w:rsidR="006A7180">
        <w:t>12</w:t>
      </w:r>
      <w:r w:rsidR="0033415C">
        <w:t xml:space="preserve"> </w:t>
      </w:r>
      <w:r w:rsidR="006741C3" w:rsidRPr="002C6B68">
        <w:t>patients</w:t>
      </w:r>
      <w:r w:rsidR="0033415C">
        <w:t xml:space="preserve"> with Rett</w:t>
      </w:r>
      <w:r w:rsidR="006A7180">
        <w:t xml:space="preserve"> syndrome (bearing mutations in MECP2)</w:t>
      </w:r>
      <w:r w:rsidR="0033415C">
        <w:t xml:space="preserve"> </w:t>
      </w:r>
      <w:r w:rsidR="006A7180">
        <w:t xml:space="preserve">and 2 with </w:t>
      </w:r>
      <w:r w:rsidR="006A7180" w:rsidRPr="006A7180">
        <w:t>CDKL5 deficiency</w:t>
      </w:r>
      <w:r w:rsidR="006A7180">
        <w:t>.</w:t>
      </w:r>
    </w:p>
    <w:p w14:paraId="2118A050" w14:textId="7B3A80AA" w:rsidR="00143674" w:rsidRDefault="000942B9" w:rsidP="00C0081A">
      <w:pPr>
        <w:ind w:left="284"/>
      </w:pPr>
      <w:r>
        <w:t>-</w:t>
      </w:r>
      <w:r w:rsidR="00143674">
        <w:t xml:space="preserve"> </w:t>
      </w:r>
      <w:r>
        <w:t xml:space="preserve">Mutations in genes leading to hypoglutamatergic function:  A total of </w:t>
      </w:r>
      <w:r w:rsidR="006741C3" w:rsidRPr="002C6B68">
        <w:t>10</w:t>
      </w:r>
      <w:r w:rsidR="006741C3">
        <w:t xml:space="preserve"> patients</w:t>
      </w:r>
      <w:r>
        <w:t xml:space="preserve">, </w:t>
      </w:r>
      <w:r w:rsidR="006741C3">
        <w:t>6 GRIN patients</w:t>
      </w:r>
      <w:r w:rsidR="0033415C">
        <w:t xml:space="preserve"> with mutations functionally annotated as loss-of-function</w:t>
      </w:r>
      <w:r w:rsidR="006741C3">
        <w:t xml:space="preserve"> and 4 STXP1 patients</w:t>
      </w:r>
      <w:r w:rsidR="00FE4AAA">
        <w:t xml:space="preserve">. </w:t>
      </w:r>
      <w:r w:rsidR="005301F1">
        <w:t xml:space="preserve">GRIN patients bore mutations in either </w:t>
      </w:r>
      <w:r w:rsidR="005301F1" w:rsidRPr="005301F1">
        <w:rPr>
          <w:i/>
        </w:rPr>
        <w:t>GRIN1</w:t>
      </w:r>
      <w:r w:rsidR="005301F1">
        <w:t xml:space="preserve"> or </w:t>
      </w:r>
      <w:r w:rsidR="00FE4AAA" w:rsidRPr="005301F1">
        <w:rPr>
          <w:i/>
        </w:rPr>
        <w:t>GRIN2B</w:t>
      </w:r>
      <w:r w:rsidR="005301F1">
        <w:t xml:space="preserve">, that </w:t>
      </w:r>
      <w:r w:rsidR="00FE4AAA" w:rsidRPr="00FE4AAA">
        <w:t>encode</w:t>
      </w:r>
      <w:r w:rsidR="005301F1">
        <w:t xml:space="preserve"> GluN1</w:t>
      </w:r>
      <w:r w:rsidR="00FE4AAA" w:rsidRPr="00FE4AAA">
        <w:t xml:space="preserve"> </w:t>
      </w:r>
      <w:r w:rsidR="005301F1">
        <w:t>and</w:t>
      </w:r>
      <w:r w:rsidR="00FE4AAA" w:rsidRPr="00FE4AAA">
        <w:t xml:space="preserve"> GluN2B subunit of NMDA receptors</w:t>
      </w:r>
      <w:r w:rsidR="005301F1">
        <w:t xml:space="preserve"> respectively</w:t>
      </w:r>
      <w:r w:rsidR="00FE4AAA">
        <w:t>, and LoF mutations in result in reduced transmission in response to glutamate activation</w:t>
      </w:r>
      <w:r w:rsidR="00E218E2">
        <w:fldChar w:fldCharType="begin" w:fldLock="1"/>
      </w:r>
      <w:r w:rsidR="007C2896">
        <w:instrText>ADDIN CSL_CITATION {"citationItems":[{"id":"ITEM-1","itemData":{"DOI":"10.3389/fnsyn.2022.1090865","ISSN":"1663-3563 (Print)","PMID":"36704660","abstract":"The GRIN2B-related neurodevelopmental disorder is a rare disease caused by  mutations in the GRIN2B gene, which encodes the GluN2B subunit of NMDA receptors. Most individuals with GRIN2B-related neurodevelopmental disorder present with intellectual disability and developmental delay. Motor impairments, autism spectrum disorder, and epilepsy are also common. A large number of pathogenic de novo mutations have been identified in GRIN2B. However, it is not yet known how these variants lead to the clinical symptoms of the disease. Recent research has begun to address this issue. Here, we describe key experimental approaches that have been used to better understand the pathophysiology of this disease. We discuss the impact of several distinct pathogenic GRIN2B variants on NMDA receptor properties. We then critically review pivotal studies examining the synaptic and neurodevelopmental phenotypes observed when disease-associated GluN2B variants are expressed in neurons. These data provide compelling evidence that various GluN2B mutants interfere with neuronal differentiation, dendrite morphogenesis, synaptogenesis, and synaptic plasticity. Finally, we identify important open questions and considerations for future studies aimed at understanding this complex disease. Together, the existing data provide insight into the pathophysiological mechanisms that underlie GRIN2B-related neurodevelopmental disorder and emphasize the importance of comparing the effects of individual, disease-associated variants. Understanding the molecular, cellular and circuit phenotypes produced by a wide range of GRIN2B variants should lead to the identification of core neurodevelopmental phenotypes that characterize the disease and lead to its symptoms. This information could help guide the development and application of effective therapeutic strategies for treating individuals with GRIN2B-related neurodevelopmental disorder.","author":[{"dropping-particle":"","family":"Sabo","given":"Shasta L","non-dropping-particle":"","parse-names":false,"suffix":""},{"dropping-particle":"","family":"Lahr","given":"Jessica M","non-dropping-particle":"","parse-names":false,"suffix":""},{"dropping-particle":"","family":"Offer","given":"Madelyn","non-dropping-particle":"","parse-names":false,"suffix":""},{"dropping-particle":"","family":"Weekes","given":"Anika L A","non-dropping-particle":"","parse-names":false,"suffix":""},{"dropping-particle":"","family":"Sceniak","given":"Michael P","non-dropping-particle":"","parse-names":false,"suffix":""}],"container-title":"Frontiers in synaptic neuroscience","id":"ITEM-1","issued":{"date-parts":[["2022"]]},"language":"eng","page":"1090865","publisher-place":"Switzerland","title":"GRIN2B-related neurodevelopmental disorder: current understanding of  pathophysiological mechanisms.","type":"article-journal","volume":"14"},"uris":["http://www.mendeley.com/documents/?uuid=f4f586dd-1a63-40d2-a75e-a387af62f324"]}],"mendeley":{"formattedCitation":"&lt;sup&gt;23&lt;/sup&gt;","plainTextFormattedCitation":"23","previouslyFormattedCitation":"&lt;sup&gt;23&lt;/sup&gt;"},"properties":{"noteIndex":0},"schema":"https://github.com/citation-style-language/schema/raw/master/csl-citation.json"}</w:instrText>
      </w:r>
      <w:r w:rsidR="00E218E2">
        <w:fldChar w:fldCharType="separate"/>
      </w:r>
      <w:r w:rsidR="00E218E2" w:rsidRPr="00E218E2">
        <w:rPr>
          <w:noProof/>
          <w:vertAlign w:val="superscript"/>
        </w:rPr>
        <w:t>23</w:t>
      </w:r>
      <w:r w:rsidR="00E218E2">
        <w:fldChar w:fldCharType="end"/>
      </w:r>
      <w:r w:rsidR="00FE4AAA">
        <w:t xml:space="preserve">, leading to a </w:t>
      </w:r>
      <w:r w:rsidR="00FE4AAA" w:rsidRPr="00143674">
        <w:t xml:space="preserve">neurodevelopmental disorder characterized  by developmental delay, intellectual disability and </w:t>
      </w:r>
      <w:r w:rsidR="00143674" w:rsidRPr="00143674">
        <w:t>epilepsy</w:t>
      </w:r>
      <w:r w:rsidR="007C2896">
        <w:fldChar w:fldCharType="begin" w:fldLock="1"/>
      </w:r>
      <w:r w:rsidR="007C2896">
        <w:instrText>ADDIN CSL_CITATION {"citationItems":[{"id":"ITEM-1","itemData":{"PMID":"29851452","abstract":"CLINICAL CHARACTERISTICS: GRIN2B-related neurodevelopmental disorder is  characterized by mild to profound developmental delay / intellectual disability (DD/ID) in all affected individuals. Muscle tone abnormalities (spasticity and/or hypotonia, occasionally associated with feeding difficulties), as well as epilepsy and autism spectrum disorder (ASD) / behavioral issues, are common. Other infantile- or childhood-onset findings include microcephaly; dystonic, dyskinetic, or choreiform movement disorder; and/or cortical visual impairment. Brain MRI reveals a malformation of cortical development in a minority of affected individuals. To date, fewer than 100 individuals with GRIN2B-related neurodevelopmental disorder have been reported. DIAGNOSIS/TESTING: The diagnosis of a GRIN2B-related neurodevelopmental disorder is established in a proband by identification of either a heterozygous pathogenic variant or exon or whole-gene deletion of GRIN2B on molecular genetic testing. MANAGEMENT: Treatment of manifestations: DD/ID, muscle tone abnormalities (spasticity, hypotonia, and feeding difficulties), epilepsy, ASD/behavioral issues, movement disorders, and/or cortical visual impairment are treated as per standard practice. Surveillance: Of clinical manifestations as clinically indicated. GENETIC COUNSELING: GRIN2B-related neurodevelopmental disorder is inherited in an autosomal dominant manner. All probands reported to date with a GRIN2B-related neurodevelopmental disorder whose parents have undergone molecular genetic testing have the disorder as a result of a de novo GRIN2B pathogenic variant or deletion. If the proband represents a simplex case (i.e., the only affected family member) and the GRIN2B pathogenic variant found in the proband cannot be detected in the leukocyte DNA of either parent, the recurrence risk to sibs is estimated to be 1% because of the theoretic possibility of parental mosaicism. Given this risk, prenatal testing and preimplantation genetic testing may be considered.","author":[{"dropping-particle":"","family":"Platzer","given":"Konrad","non-dropping-particle":"","parse-names":false,"suffix":""},{"dropping-particle":"","family":"Lemke","given":"Johannes R","non-dropping-particle":"","parse-names":false,"suffix":""}],"editor":[{"dropping-particle":"","family":"Adam","given":"Margaret P","non-dropping-particle":"","parse-names":false,"suffix":""},{"dropping-particle":"","family":"Mirzaa","given":"Ghayda M","non-dropping-particle":"","parse-names":false,"suffix":""},{"dropping-particle":"","family":"Pagon","given":"Roberta A","non-dropping-particle":"","parse-names":false,"suffix":""},{"dropping-particle":"","family":"Wallace","given":"Stephanie E","non-dropping-particle":"","parse-names":false,"suffix":""},{"dropping-particle":"","family":"Bean","given":"Lora J H","non-dropping-particle":"","parse-names":false,"suffix":""},{"dropping-particle":"","family":"Gripp","given":"Karen W","non-dropping-particle":"","parse-names":false,"suffix":""},{"dropping-particle":"","family":"Amemiya","given":"Anne","non-dropping-particle":"","parse-names":false,"suffix":""}],"id":"ITEM-1","issued":{"date-parts":[["1993"]]},"language":"eng","publisher-place":"Seattle (WA)","title":"GRIN2B-Related Neurodevelopmental Disorder.","type":"chapter"},"uris":["http://www.mendeley.com/documents/?uuid=8694b199-27f0-45b2-ab7d-e2bae34633a1"]},{"id":"ITEM-2","itemData":{"DOI":"10.1002/humu.24141","ISSN":"1098-1004","abstract":"Glutamatergic neurotransmission is crucial for brain development, wiring neuronal function, and synaptic plasticity mechanisms. Recent genetic studies showed the existence of autosomal dominant de novo GRIN gene variants associated with GRIN-related disorders (GRDs), a rare pediatric neurological disorder caused by N-methyl- d-aspartate receptor (NMDAR) dysfunction. Notwithstanding, GRIN variants identification is exponentially growing and their clinical, genetic, and functional annotations remain highly fragmented, representing a bottleneck in GRD patient's stratification. To shorten the gap between GRIN variant identification and patient stratification, we present the GRIN database (GRINdb), a publicly available, nonredundant, updated, and curated database gathering all available genetic, functional, and clinical data from more than 4000 GRIN variants. The manually curated GRINdb outputs on a web server, allowing query and retrieval of reported GRIN variants, and thus representing a fast and reliable bioinformatics resource for molecular clinical advice. Furthermore, the comprehensive mapping of GRIN variants' genetic and clinical information along NMDAR structure revealed important differences in GRIN variants' pathogenicity and clinical phenotypes, shedding light on GRIN-specific fingerprints. Overall, the GRINdb and web server is a resource for molecular stratification of GRIN variants, delivering clinical and investigational insights into GRDs. GRINdb is accessible at http://lmc.uab.es/grindb.","author":[{"dropping-particle":"","family":"García-Recio","given":"Adrián","non-dropping-particle":"","parse-names":false,"suffix":""},{"dropping-particle":"","family":"Santos-Gómez","given":"Ana","non-dropping-particle":"","parse-names":false,"suffix":""},{"dropping-particle":"","family":"Soto","given":"David","non-dropping-particle":"","parse-names":false,"suffix":""},{"dropping-particle":"","family":"Julia-Palacios","given":"Natalia","non-dropping-particle":"","parse-names":false,"suffix":""},{"dropping-particle":"","family":"García-Cazorla","given":"Àngels","non-dropping-particle":"","parse-names":false,"suffix":""},{"dropping-particle":"","family":"Altafaj","given":"Xavier","non-dropping-particle":"","parse-names":false,"suffix":""},{"dropping-particle":"","family":"Olivella","given":"Mireia","non-dropping-particle":"","parse-names":false,"suffix":""}],"container-title":"Human Mutation","id":"ITEM-2","issue":"1","issued":{"date-parts":[["2021"]]},"note":"_eprint: https://onlinelibrary.wiley.com/doi/pdf/10.1002/humu.24141","page":"8-18","title":"GRIN database: A unified and manually curated repertoire of GRIN variants","type":"article-journal","volume":"42"},"uris":["http://www.mendeley.com/documents/?uuid=da7ade16-23f0-4337-9a92-a5b0c1a5340e"]}],"mendeley":{"formattedCitation":"&lt;sup&gt;24,25&lt;/sup&gt;","plainTextFormattedCitation":"24,25","previouslyFormattedCitation":"&lt;sup&gt;24,25&lt;/sup&gt;"},"properties":{"noteIndex":0},"schema":"https://github.com/citation-style-language/schema/raw/master/csl-citation.json"}</w:instrText>
      </w:r>
      <w:r w:rsidR="007C2896">
        <w:fldChar w:fldCharType="separate"/>
      </w:r>
      <w:r w:rsidR="007C2896" w:rsidRPr="007C2896">
        <w:rPr>
          <w:noProof/>
          <w:vertAlign w:val="superscript"/>
        </w:rPr>
        <w:t>24,25</w:t>
      </w:r>
      <w:r w:rsidR="007C2896">
        <w:fldChar w:fldCharType="end"/>
      </w:r>
      <w:r w:rsidR="00143674" w:rsidRPr="00143674">
        <w:t>.</w:t>
      </w:r>
      <w:r w:rsidR="00143674">
        <w:t xml:space="preserve"> On the other hand,</w:t>
      </w:r>
      <w:r w:rsidR="0033415C" w:rsidRPr="00143674">
        <w:t xml:space="preserve"> STXBP1 </w:t>
      </w:r>
      <w:r w:rsidR="00143674">
        <w:t>p</w:t>
      </w:r>
      <w:r w:rsidR="00143674" w:rsidRPr="00143674">
        <w:t>articipates in the regulation of synaptic vesicle docking and fusion </w:t>
      </w:r>
      <w:r w:rsidR="00143674">
        <w:t>in the presynaptic terminal, and mutations affecting their expression have been associated with a globally reduced glutamatergic neurotransmission</w:t>
      </w:r>
      <w:r w:rsidR="007C2896">
        <w:fldChar w:fldCharType="begin" w:fldLock="1"/>
      </w:r>
      <w:r w:rsidR="00FB021F">
        <w:instrText>ADDIN CSL_CITATION {"citationItems":[{"id":"ITEM-1","itemData":{"DOI":"10.1038/s41467-019-09954-9","ISSN":"2041-1723","PMID":"31015467","abstract":"STXBP1 and SCN2A gene mutations are observed in patients with epilepsies, although the circuit basis remains elusive. Here, we show that mice with haplodeficiency for these genes exhibit absence seizures with spike-and-wave discharges (SWDs) initiated by reduced cortical excitatory transmission into the striatum. Mice deficient for Stxbp1 or Scn2a in cortico-striatal but not cortico-thalamic neurons reproduce SWDs. In Stxbp1 haplodeficient mice, there is a reduction in excitatory transmission from the neocortex to striatal fast-spiking interneurons (FSIs). FSI activity transiently decreases at SWD onset, and pharmacological potentiation of AMPA receptors in the striatum but not in the thalamus suppresses SWDs. Furthermore, in wild-type mice, pharmacological inhibition of cortico-striatal FSI excitatory transmission triggers absence and convulsive seizures in a dose-dependent manner. These findings suggest that impaired cortico-striatal excitatory transmission is a plausible mechanism that triggers epilepsy in Stxbp1 and Scn2a haplodeficient mice.","author":[{"dropping-particle":"","family":"Miyamoto","given":"Hiroyuki","non-dropping-particle":"","parse-names":false,"suffix":""},{"dropping-particle":"","family":"Tatsukawa","given":"Tetsuya","non-dropping-particle":"","parse-names":false,"suffix":""},{"dropping-particle":"","family":"Shimohata","given":"Atsushi","non-dropping-particle":"","parse-names":false,"suffix":""},{"dropping-particle":"","family":"Yamagata","given":"Tetsushi","non-dropping-particle":"","parse-names":false,"suffix":""},{"dropping-particle":"","family":"Suzuki","given":"Toshimitsu","non-dropping-particle":"","parse-names":false,"suffix":""},{"dropping-particle":"","family":"Amano","given":"Kenji","non-dropping-particle":"","parse-names":false,"suffix":""},{"dropping-particle":"","family":"Mazaki","given":"Emi","non-dropping-particle":"","parse-names":false,"suffix":""},{"dropping-particle":"","family":"Raveau","given":"Matthieu","non-dropping-particle":"","parse-names":false,"suffix":""},{"dropping-particle":"","family":"Ogiwara","given":"Ikuo","non-dropping-particle":"","parse-names":false,"suffix":""},{"dropping-particle":"","family":"Oba-Asaka","given":"Atsuko","non-dropping-particle":"","parse-names":false,"suffix":""},{"dropping-particle":"","family":"Hensch","given":"Takao K","non-dropping-particle":"","parse-names":false,"suffix":""},{"dropping-particle":"","family":"Itohara","given":"Shigeyoshi","non-dropping-particle":"","parse-names":false,"suffix":""},{"dropping-particle":"","family":"Sakimura","given":"Kenji","non-dropping-particle":"","parse-names":false,"suffix":""},{"dropping-particle":"","family":"Kobayashi","given":"Kenta","non-dropping-particle":"","parse-names":false,"suffix":""},{"dropping-particle":"","family":"Kobayashi","given":"Kazuto","non-dropping-particle":"","parse-names":false,"suffix":""},{"dropping-particle":"","family":"Yamakawa","given":"Kazuhiro","non-dropping-particle":"","parse-names":false,"suffix":""}],"container-title":"Nature Communications","id":"ITEM-1","issue":"1","issued":{"date-parts":[["2019"]]},"page":"1917","title":"Impaired cortico-striatal excitatory transmission triggers epilepsy","type":"article-journal","volume":"10"},"uris":["http://www.mendeley.com/documents/?uuid=de950126-4e97-4d65-8307-6552caa76273"]},{"id":"ITEM-2","itemData":{"DOI":"10.1093/hmg/ddx379","ISSN":"1460-2083 (Electronic)","PMID":"29040524","abstract":"Genetic studies point to a major role of de novo mutations in neurodevelopmental  disorders of intellectual disability, autism spectrum disorders, and epileptic encephalopathy. The STXBP1 gene encodes the syntaxin-binding protein 1 (Munc18-1) that critically controls synaptic vesicle exocytosis and synaptic transmission. This gene harbors a high frequency of de novo mutations, which may play roles in these neurodevelopmental disorders. However, the system and behavioral-level pathophysiological changes caused by these genetic defects remain poorly understood. Constitutional (Stxbp1+/-), dorsal-telencephalic excitatory (Stxbp1fl/+/Emx), or global inhibitory neuron-specific (Stxbp1fl/+/Vgat) mice were subjected to a behavioral test battery examining locomotor activity, anxiety, fear learning, and social interactions including aggression. Furthermore, measurements of local field potentials in multiple regions of the brain were performed. Stxbp1+/- male mice exhibited enhanced aggressiveness and impaired fear learning associated with elevated gamma activity in several regions of the brain including the prefrontal cortex. Stxbp1fl/+/Emx mice showed fear-learning deficits, but neither Stxbp1fl/+/Emx nor Stxbp1fl/+/Vgat mice showed increased aggressiveness. Pharmacological potentiation of the excitatory transmission at active synapses via the systemic administration of ampakine CX516, which enhances the excitatory postsynaptic function, ameliorated the aggressive phenotype of Stxbp1+/- mice. These findings suggest that synaptic impairments of the dorsal telencephalic and subcortical excitatory neurons cause learning deficits and enhanced aggression in Stxbp1+/- mice, respectively. Additionally, normalizing the excitatory synaptic transmission is a potential therapeutic option for managing aggressiveness in patients with STXBP1 mutations.","author":[{"dropping-particle":"","family":"Miyamoto","given":"Hiroyuki","non-dropping-particle":"","parse-names":false,"suffix":""},{"dropping-particle":"","family":"Shimohata","given":"Atsushi","non-dropping-particle":"","parse-names":false,"suffix":""},{"dropping-particle":"","family":"Abe","given":"Manabu","non-dropping-particle":"","parse-names":false,"suffix":""},{"dropping-particle":"","family":"Abe","given":"Teruo","non-dropping-particle":"","parse-names":false,"suffix":""},{"dropping-particle":"","family":"Mazaki","given":"Emi","non-dropping-particle":"","parse-names":false,"suffix":""},{"dropping-particle":"","family":"Amano","given":"Kenji","non-dropping-particle":"","parse-names":false,"suffix":""},{"dropping-particle":"","family":"Suzuki","given":"Toshimitsu","non-dropping-particle":"","parse-names":false,"suffix":""},{"dropping-particle":"","family":"Tatsukawa","given":"Tetsuya","non-dropping-particle":"","parse-names":false,"suffix":""},{"dropping-particle":"","family":"Itohara","given":"Shigeyoshi","non-dropping-particle":"","parse-names":false,"suffix":""},{"dropping-particle":"","family":"Sakimura","given":"Kenji","non-dropping-particle":"","parse-names":false,"suffix":""},{"dropping-particle":"","family":"Yamakawa","given":"Kazuhiro","non-dropping-particle":"","parse-names":false,"suffix":""}],"container-title":"Human molecular genetics","id":"ITEM-2","issue":"24","issued":{"date-parts":[["2017","12"]]},"language":"eng","page":"4961-4974","publisher-place":"England","title":"Potentiation of excitatory synaptic transmission ameliorates aggression in mice  with Stxbp1 haploinsufficiency.","type":"article-journal","volume":"26"},"uris":["http://www.mendeley.com/documents/?uuid=b37c0ccd-234f-4e7a-adb7-9b0585a62560"]}],"mendeley":{"formattedCitation":"&lt;sup&gt;26,27&lt;/sup&gt;","plainTextFormattedCitation":"26,27","previouslyFormattedCitation":"&lt;sup&gt;26,27&lt;/sup&gt;"},"properties":{"noteIndex":0},"schema":"https://github.com/citation-style-language/schema/raw/master/csl-citation.json"}</w:instrText>
      </w:r>
      <w:r w:rsidR="007C2896">
        <w:fldChar w:fldCharType="separate"/>
      </w:r>
      <w:r w:rsidR="007C2896" w:rsidRPr="007C2896">
        <w:rPr>
          <w:noProof/>
          <w:vertAlign w:val="superscript"/>
        </w:rPr>
        <w:t>26,27</w:t>
      </w:r>
      <w:r w:rsidR="007C2896">
        <w:fldChar w:fldCharType="end"/>
      </w:r>
      <w:r w:rsidR="00143674">
        <w:t xml:space="preserve">. </w:t>
      </w:r>
    </w:p>
    <w:p w14:paraId="43ED5445" w14:textId="4C72692A" w:rsidR="004928ED" w:rsidRDefault="00143674" w:rsidP="00C0081A">
      <w:pPr>
        <w:ind w:left="284"/>
      </w:pPr>
      <w:r>
        <w:t xml:space="preserve">- We have included </w:t>
      </w:r>
      <w:r w:rsidR="006741C3">
        <w:t>5 controls</w:t>
      </w:r>
      <w:r w:rsidR="004928ED">
        <w:t xml:space="preserve"> obtained from children who were visited in the emergency department of our hospital and underwent a lumbar puncture for a clinical suspicion of meningitis/encephalitis </w:t>
      </w:r>
      <w:r w:rsidR="005301F1">
        <w:t>being</w:t>
      </w:r>
      <w:r w:rsidR="004928ED">
        <w:t xml:space="preserve"> finally this hypothesis not confirmed due to a CSF study negative for microbiology tests and with a normal cytology and biochemistry.</w:t>
      </w:r>
    </w:p>
    <w:p w14:paraId="3EF65AF2" w14:textId="6A0F0412" w:rsidR="00C25A0F" w:rsidRDefault="00143674" w:rsidP="00C37384">
      <w:r>
        <w:t xml:space="preserve">All patients and controls were within pediatric age, ranging from 2 to 15 years old. Patients and controls from both genders were included, though the majority were female because of the higher prevalence of RTT on girls. Summary of mutations and clinical characteristics has been summarized in Table 1. </w:t>
      </w:r>
    </w:p>
    <w:p w14:paraId="0415BE60" w14:textId="23DFEF85" w:rsidR="63CB6A18" w:rsidRDefault="004D3046">
      <w:r>
        <w:t>A</w:t>
      </w:r>
      <w:r w:rsidR="00FB6C9A">
        <w:t>ll CSF samples</w:t>
      </w:r>
      <w:r>
        <w:t xml:space="preserve"> were subjected to a semi-targeted metabolomic analysis, th</w:t>
      </w:r>
      <w:r w:rsidR="3B47DECC">
        <w:t>r</w:t>
      </w:r>
      <w:r>
        <w:t>ough which</w:t>
      </w:r>
      <w:r w:rsidR="00FB6C9A">
        <w:t xml:space="preserve"> we measured the concentrations of metabolites </w:t>
      </w:r>
      <w:r>
        <w:t>related with energy and amino acids metabolism</w:t>
      </w:r>
      <w:r w:rsidR="00FB6C9A">
        <w:t>, with a special coverage of tryptophan a</w:t>
      </w:r>
      <w:r w:rsidR="297DB180">
        <w:t>nd</w:t>
      </w:r>
      <w:r w:rsidR="00FB6C9A">
        <w:t xml:space="preserve"> tyrosine metabolis</w:t>
      </w:r>
      <w:r>
        <w:t>m.</w:t>
      </w:r>
      <w:r w:rsidR="00C0081A">
        <w:t xml:space="preserve"> </w:t>
      </w:r>
      <w:r w:rsidR="00C0081A" w:rsidRPr="00C0081A">
        <w:rPr>
          <w:highlight w:val="magenta"/>
        </w:rPr>
        <w:t>DOUBT</w:t>
      </w:r>
      <w:r w:rsidR="00C0081A">
        <w:t xml:space="preserve">- </w:t>
      </w:r>
      <w:r w:rsidR="00E814E8">
        <w:t>The total concentration of metabolites detected</w:t>
      </w:r>
      <w:r w:rsidR="005301F1">
        <w:t xml:space="preserve"> was similar among all samples</w:t>
      </w:r>
      <w:r w:rsidR="00E814E8">
        <w:t xml:space="preserve">, giving confidence in the results and in the differences observed in each population. </w:t>
      </w:r>
      <w:r w:rsidR="08D02419">
        <w:t>The analysis</w:t>
      </w:r>
      <w:r w:rsidR="00E814E8">
        <w:t xml:space="preserve"> identified </w:t>
      </w:r>
      <w:r w:rsidR="6DCF1C2F">
        <w:t xml:space="preserve">a total of </w:t>
      </w:r>
      <w:r w:rsidR="00946A74">
        <w:t>68</w:t>
      </w:r>
      <w:r w:rsidR="00E814E8">
        <w:t xml:space="preserve"> metabolites (</w:t>
      </w:r>
      <w:r w:rsidR="00E814E8" w:rsidRPr="00F82B52">
        <w:rPr>
          <w:highlight w:val="green"/>
        </w:rPr>
        <w:t xml:space="preserve">Supplementary Table </w:t>
      </w:r>
      <w:r w:rsidR="00F82B52" w:rsidRPr="00F82B52">
        <w:rPr>
          <w:highlight w:val="green"/>
        </w:rPr>
        <w:t>1</w:t>
      </w:r>
      <w:r w:rsidR="00E814E8">
        <w:t xml:space="preserve">). </w:t>
      </w:r>
      <w:r w:rsidR="0169F0EF">
        <w:t xml:space="preserve">Dimensionality reduction through </w:t>
      </w:r>
      <w:r w:rsidR="00FB6C9A">
        <w:t>Principal Component An</w:t>
      </w:r>
      <w:r>
        <w:t xml:space="preserve">alysis (PCA)  revealed that, despite some crossovers, patients </w:t>
      </w:r>
      <w:r w:rsidR="00ED7966">
        <w:t xml:space="preserve">from both groups </w:t>
      </w:r>
      <w:r>
        <w:t xml:space="preserve">were more similar to each other than to the controls, as they </w:t>
      </w:r>
      <w:r w:rsidR="00ED7966">
        <w:t>assembled</w:t>
      </w:r>
      <w:r>
        <w:t xml:space="preserve"> in two different </w:t>
      </w:r>
      <w:r w:rsidR="00ED7966">
        <w:t>clusters</w:t>
      </w:r>
      <w:r w:rsidR="002C6B68">
        <w:t xml:space="preserve"> (Figure 1B</w:t>
      </w:r>
      <w:r>
        <w:t xml:space="preserve">). This profile was maintained </w:t>
      </w:r>
      <w:r w:rsidR="62F59760">
        <w:t xml:space="preserve">after separating </w:t>
      </w:r>
      <w:r>
        <w:t xml:space="preserve"> </w:t>
      </w:r>
      <w:r w:rsidR="00E814E8">
        <w:t>R</w:t>
      </w:r>
      <w:r w:rsidR="47D90122">
        <w:t>TT</w:t>
      </w:r>
      <w:r w:rsidR="00E814E8">
        <w:t xml:space="preserve"> and hypo-g</w:t>
      </w:r>
      <w:r w:rsidR="002C6B68">
        <w:t>lutamatergic patients (Figure 1</w:t>
      </w:r>
      <w:r w:rsidR="00E814E8">
        <w:t>C</w:t>
      </w:r>
      <w:r w:rsidR="002C6B68">
        <w:t>,D</w:t>
      </w:r>
      <w:r w:rsidR="00E814E8">
        <w:t>)</w:t>
      </w:r>
      <w:r w:rsidR="00ED7966">
        <w:t xml:space="preserve">, </w:t>
      </w:r>
      <w:r w:rsidR="3D09CA20">
        <w:t>where</w:t>
      </w:r>
      <w:r w:rsidR="00ED7966">
        <w:t xml:space="preserve"> again, </w:t>
      </w:r>
      <w:r w:rsidR="4E91049F">
        <w:t xml:space="preserve">both CDKL5 and MeCP2 patients, as well as </w:t>
      </w:r>
      <w:r w:rsidR="00ED7966">
        <w:t>STXBP1 and GRIN2B patients were more similar to each other than to controls</w:t>
      </w:r>
      <w:r w:rsidR="00E814E8">
        <w:t>. Hierarchical clustering</w:t>
      </w:r>
      <w:r w:rsidR="5C31AB8A">
        <w:t xml:space="preserve"> with Ward’s method criterio</w:t>
      </w:r>
      <w:r w:rsidR="73C26CF0">
        <w:t>n</w:t>
      </w:r>
      <w:r w:rsidR="000E65C6">
        <w:t>,</w:t>
      </w:r>
      <w:r w:rsidR="00E814E8">
        <w:t xml:space="preserve"> a </w:t>
      </w:r>
      <w:r w:rsidR="5C2EE287">
        <w:t>clustering algorithm</w:t>
      </w:r>
      <w:r w:rsidR="00E814E8">
        <w:t xml:space="preserve"> that </w:t>
      </w:r>
      <w:r w:rsidR="6DE008AE">
        <w:t>finds groups with the least internal variance</w:t>
      </w:r>
      <w:r w:rsidR="00E814E8">
        <w:t xml:space="preserve">, </w:t>
      </w:r>
      <w:r w:rsidR="00901758">
        <w:t>was performed using all the analyzed metabolites</w:t>
      </w:r>
      <w:r w:rsidR="19E8C33F">
        <w:t xml:space="preserve">. This revealed that both groups had a similar underlying structure, with two main clusters </w:t>
      </w:r>
      <w:r w:rsidR="000E65C6">
        <w:t>containing</w:t>
      </w:r>
      <w:r w:rsidR="00E814E8">
        <w:t xml:space="preserve"> </w:t>
      </w:r>
      <w:r w:rsidR="246955C5">
        <w:t>metabolic alterations</w:t>
      </w:r>
      <w:r w:rsidR="000E65C6">
        <w:t>, that</w:t>
      </w:r>
      <w:r w:rsidR="246955C5">
        <w:t xml:space="preserve"> are </w:t>
      </w:r>
      <w:r w:rsidR="00ED7966">
        <w:t xml:space="preserve">consistent </w:t>
      </w:r>
      <w:r w:rsidR="00D9668D">
        <w:t>across</w:t>
      </w:r>
      <w:r w:rsidR="00ED7966">
        <w:t xml:space="preserve"> the</w:t>
      </w:r>
      <w:r w:rsidR="4415AF46">
        <w:t>se</w:t>
      </w:r>
      <w:r w:rsidR="00ED7966">
        <w:t xml:space="preserve"> </w:t>
      </w:r>
      <w:r w:rsidR="69D226CC">
        <w:t xml:space="preserve">different </w:t>
      </w:r>
      <w:r w:rsidR="4A7C45AA">
        <w:t>patholo</w:t>
      </w:r>
      <w:r w:rsidR="004B28C9">
        <w:t>gies.</w:t>
      </w:r>
    </w:p>
    <w:p w14:paraId="5880D2A0" w14:textId="592D6493" w:rsidR="002C6B68" w:rsidRDefault="5697F7F1" w:rsidP="00DD34C6">
      <w:r>
        <w:t>In order to overcome the overlapping of controls and patients</w:t>
      </w:r>
      <w:r w:rsidR="35EA6A8A">
        <w:t xml:space="preserve"> </w:t>
      </w:r>
      <w:r w:rsidR="705615DF">
        <w:t>and</w:t>
      </w:r>
      <w:r w:rsidR="35EA6A8A">
        <w:t xml:space="preserve"> to prioritize clinically relevant metabolic differences</w:t>
      </w:r>
      <w:r w:rsidR="00993351">
        <w:t xml:space="preserve"> we performed</w:t>
      </w:r>
      <w:r w:rsidR="537A315A">
        <w:t xml:space="preserve"> feature selection through </w:t>
      </w:r>
      <w:r w:rsidR="166905C5">
        <w:t>the</w:t>
      </w:r>
      <w:r w:rsidR="00993351">
        <w:t xml:space="preserve"> </w:t>
      </w:r>
      <w:r w:rsidR="66A9A695">
        <w:t>supervised</w:t>
      </w:r>
      <w:r w:rsidR="062D3F16">
        <w:t xml:space="preserve"> </w:t>
      </w:r>
      <w:r w:rsidR="731A8856">
        <w:t>method</w:t>
      </w:r>
      <w:r w:rsidR="00993351">
        <w:t xml:space="preserve"> </w:t>
      </w:r>
      <w:r w:rsidR="00ED7966">
        <w:t>O</w:t>
      </w:r>
      <w:r w:rsidR="00993351">
        <w:t xml:space="preserve">rthogonal </w:t>
      </w:r>
      <w:r w:rsidR="00ED7966">
        <w:t>Partial Least S</w:t>
      </w:r>
      <w:r w:rsidR="00993351">
        <w:t xml:space="preserve">quares </w:t>
      </w:r>
      <w:r w:rsidR="00ED7966">
        <w:t>D</w:t>
      </w:r>
      <w:r w:rsidR="00993351">
        <w:t xml:space="preserve">iscriminant </w:t>
      </w:r>
      <w:r w:rsidR="00ED7966">
        <w:t>A</w:t>
      </w:r>
      <w:r w:rsidR="00993351">
        <w:t>nalysis (OPLS-DA)</w:t>
      </w:r>
      <w:r w:rsidR="23BF0BA2">
        <w:t>.</w:t>
      </w:r>
      <w:r w:rsidR="00993351">
        <w:t xml:space="preserve"> This technique efficiently differentiated patients from controls in both scenarios (</w:t>
      </w:r>
      <w:r w:rsidR="04551AB5">
        <w:t xml:space="preserve">RTT </w:t>
      </w:r>
      <w:r w:rsidR="00993351">
        <w:t>and hypo-glutamatergic samples)</w:t>
      </w:r>
      <w:r w:rsidR="00B1614B">
        <w:t xml:space="preserve"> (Figure 2A, B)</w:t>
      </w:r>
      <w:r w:rsidR="00424466">
        <w:t xml:space="preserve">. </w:t>
      </w:r>
      <w:r w:rsidR="68465515">
        <w:t xml:space="preserve">The models showed a </w:t>
      </w:r>
      <w:r w:rsidR="751381DD">
        <w:t xml:space="preserve">strong ability to discriminate between classes </w:t>
      </w:r>
      <w:r w:rsidR="00693822">
        <w:t>(R2Y=</w:t>
      </w:r>
      <w:r w:rsidR="00252DB4">
        <w:t>0.</w:t>
      </w:r>
      <w:r w:rsidR="018E79FC">
        <w:t>939</w:t>
      </w:r>
      <w:r w:rsidR="00252DB4">
        <w:t>and 0.</w:t>
      </w:r>
      <w:r w:rsidR="4C823E8E">
        <w:t xml:space="preserve">960 </w:t>
      </w:r>
      <w:r w:rsidR="00252DB4">
        <w:t>for R</w:t>
      </w:r>
      <w:r w:rsidR="2B124ECE">
        <w:t>TT</w:t>
      </w:r>
      <w:r w:rsidR="00252DB4">
        <w:t xml:space="preserve"> and hypo-glutamatergic respectively</w:t>
      </w:r>
      <w:r w:rsidR="00693822">
        <w:t xml:space="preserve">), </w:t>
      </w:r>
      <w:r w:rsidR="2108D605">
        <w:t>and a prediction accuracy</w:t>
      </w:r>
      <w:r w:rsidR="00252DB4">
        <w:t xml:space="preserve"> </w:t>
      </w:r>
      <w:r w:rsidR="00252DB4" w:rsidRPr="63CB6A18">
        <w:t>≥</w:t>
      </w:r>
      <w:r w:rsidR="00252DB4">
        <w:t xml:space="preserve"> 0.8 (Q2Y= 0.</w:t>
      </w:r>
      <w:r w:rsidR="39CCC8C9">
        <w:t>816</w:t>
      </w:r>
      <w:r w:rsidR="00252DB4">
        <w:t xml:space="preserve"> and 0.</w:t>
      </w:r>
      <w:r w:rsidR="268C2381">
        <w:t>866</w:t>
      </w:r>
      <w:r w:rsidR="00252DB4">
        <w:t>)</w:t>
      </w:r>
      <w:r w:rsidR="7085D7FC">
        <w:t xml:space="preserve"> after permutation (</w:t>
      </w:r>
      <w:r w:rsidR="39609560">
        <w:t>n=1000</w:t>
      </w:r>
      <w:r w:rsidR="7085D7FC">
        <w:t>)</w:t>
      </w:r>
      <w:r w:rsidR="00D9668D">
        <w:t xml:space="preserve">. </w:t>
      </w:r>
    </w:p>
    <w:p w14:paraId="0222693C" w14:textId="2C1D8B4A" w:rsidR="00424466" w:rsidRPr="00B54C82" w:rsidRDefault="002C6B68" w:rsidP="00424466">
      <w:r>
        <w:t>The models identified possible shared metabolic pathways</w:t>
      </w:r>
      <w:r w:rsidR="00571D1A">
        <w:t xml:space="preserve"> that</w:t>
      </w:r>
      <w:r>
        <w:t xml:space="preserve"> contribute to their pathophysiology. </w:t>
      </w:r>
      <w:r w:rsidR="00571D1A" w:rsidRPr="00B54C82">
        <w:t>Multivariate feature selection identified 18 influential metabolites for RTT patients and 17 for hypo-</w:t>
      </w:r>
      <w:r w:rsidR="00571D1A" w:rsidRPr="00B54C82">
        <w:lastRenderedPageBreak/>
        <w:t xml:space="preserve">glutamatergic disorders (Figure 2C,D). </w:t>
      </w:r>
      <w:r w:rsidR="00424466" w:rsidRPr="00B54C82">
        <w:t>Univariate hypothesis testing found 17 significantly altered metabolites in RTT and 7 in hypo-glutamatergic disorders. There were 10 metabolites in RTT and 7 in hypo-glutamatergic disorders that were selected by both methods (Figure 2E, F). Integrating the results of multivariate and univariate analysis, and performing hierarchical clustering including metabolites that had  a </w:t>
      </w:r>
      <w:r w:rsidR="00424466" w:rsidRPr="00B54C82">
        <w:rPr>
          <w:i/>
          <w:iCs/>
        </w:rPr>
        <w:t>p</w:t>
      </w:r>
      <w:r w:rsidR="00424466" w:rsidRPr="00B54C82">
        <w:t> &lt; 0.5 level or VIP score &gt;1 resulted in perfect separation of patients and controls (Figure 2G-H).</w:t>
      </w:r>
    </w:p>
    <w:p w14:paraId="1AE85697" w14:textId="13070F3E" w:rsidR="45BD1400" w:rsidRPr="00DD34C6" w:rsidRDefault="00063BE9" w:rsidP="00DD34C6">
      <w:r>
        <w:t xml:space="preserve">To </w:t>
      </w:r>
      <w:r w:rsidR="4443E691">
        <w:t>determine which pathways were most impacted by the alterations in metabolite concentrations</w:t>
      </w:r>
      <w:r>
        <w:t xml:space="preserve">, we assessed KEGG pathway over-representation </w:t>
      </w:r>
      <w:r w:rsidR="7B31A936">
        <w:t>for</w:t>
      </w:r>
      <w:r>
        <w:t xml:space="preserve"> metabolites </w:t>
      </w:r>
      <w:r w:rsidR="73E3633A">
        <w:t xml:space="preserve">that had </w:t>
      </w:r>
      <w:r>
        <w:t xml:space="preserve"> a </w:t>
      </w:r>
      <w:r w:rsidRPr="63CB6A18">
        <w:rPr>
          <w:i/>
          <w:iCs/>
        </w:rPr>
        <w:t>p</w:t>
      </w:r>
      <w:r>
        <w:t> &lt; 0.5 level or VIP score &gt;1.</w:t>
      </w:r>
      <w:r w:rsidR="26AF1A46">
        <w:t xml:space="preserve"> The most affected pathways were related to amino acid metabolism and transport, </w:t>
      </w:r>
      <w:r w:rsidR="002C6B68">
        <w:t>including</w:t>
      </w:r>
      <w:r w:rsidR="1149539F">
        <w:t xml:space="preserve"> tryptophan and its metabolites.</w:t>
      </w:r>
      <w:r w:rsidR="616F0BF7">
        <w:t xml:space="preserve"> </w:t>
      </w:r>
      <w:r w:rsidR="000358BB">
        <w:t xml:space="preserve">(Figure </w:t>
      </w:r>
      <w:r w:rsidR="00424466">
        <w:t>3A)</w:t>
      </w:r>
      <w:r w:rsidR="002C6B68">
        <w:t>.</w:t>
      </w:r>
    </w:p>
    <w:p w14:paraId="3FF43293" w14:textId="5DDACB57" w:rsidR="004B546A" w:rsidRDefault="00681843" w:rsidP="00967352">
      <w:r>
        <w:t>In humans, tryptophan</w:t>
      </w:r>
      <w:r w:rsidR="005D18C7">
        <w:t xml:space="preserve"> (Trp)</w:t>
      </w:r>
      <w:r>
        <w:t xml:space="preserve"> metabolism can occur through two different pathways: the kynurenine pathway, through which Trp is degraded into </w:t>
      </w:r>
      <w:r w:rsidR="005D18C7">
        <w:t xml:space="preserve">kynurenic acid and 2-picolinic acid, and the serotonin pathway, </w:t>
      </w:r>
      <w:r w:rsidR="00867559">
        <w:t>converting Trp</w:t>
      </w:r>
      <w:r w:rsidR="005D18C7">
        <w:t xml:space="preserve"> into 5-HT for final production of serotonin, metabolized into 5-h</w:t>
      </w:r>
      <w:r w:rsidR="007A382A">
        <w:t>ydroxyindoleacetic acid (5-HIAA</w:t>
      </w:r>
      <w:r w:rsidR="005D18C7">
        <w:t>)</w:t>
      </w:r>
      <w:r w:rsidR="007A382A">
        <w:t xml:space="preserve"> (</w:t>
      </w:r>
      <w:r w:rsidR="007A382A" w:rsidRPr="0074400F">
        <w:t>Figure 4A</w:t>
      </w:r>
      <w:r w:rsidR="007A382A">
        <w:t>)</w:t>
      </w:r>
      <w:r w:rsidR="005D18C7">
        <w:t>.</w:t>
      </w:r>
      <w:r w:rsidR="00063BE9">
        <w:t xml:space="preserve"> Several of these metabolites </w:t>
      </w:r>
      <w:r w:rsidR="0F974492">
        <w:t xml:space="preserve">were found to </w:t>
      </w:r>
      <w:r w:rsidR="01994835">
        <w:t>be decreased</w:t>
      </w:r>
      <w:r w:rsidR="0F974492">
        <w:t xml:space="preserve"> in </w:t>
      </w:r>
      <w:r w:rsidR="6EE9B72A">
        <w:t>patients</w:t>
      </w:r>
      <w:r w:rsidR="7BB6E3F2">
        <w:t>, although tryptophan itself was not</w:t>
      </w:r>
      <w:r w:rsidR="6EE9B72A">
        <w:t>.</w:t>
      </w:r>
      <w:r w:rsidR="00424466">
        <w:t xml:space="preserve"> As shown in F</w:t>
      </w:r>
      <w:r w:rsidR="00063BE9">
        <w:t xml:space="preserve">igure </w:t>
      </w:r>
      <w:r w:rsidR="00424466">
        <w:t>4</w:t>
      </w:r>
      <w:r w:rsidR="007A382A">
        <w:t>B</w:t>
      </w:r>
      <w:r w:rsidR="00063BE9">
        <w:t xml:space="preserve">, even though there were no </w:t>
      </w:r>
      <w:r w:rsidR="7E4C91BA">
        <w:t xml:space="preserve">statistically significant </w:t>
      </w:r>
      <w:r w:rsidR="00063BE9">
        <w:t xml:space="preserve">differences </w:t>
      </w:r>
      <w:r w:rsidR="00867559">
        <w:t xml:space="preserve">in the concentration of tryptophan, we detected a </w:t>
      </w:r>
      <w:r w:rsidR="002C1903">
        <w:t xml:space="preserve">tendency to </w:t>
      </w:r>
      <w:r w:rsidR="00867559">
        <w:t>decrease in the concentration of metabolites of both pathways</w:t>
      </w:r>
      <w:r w:rsidR="002C1903">
        <w:t>. Samples from both groups showed a decrease in both k</w:t>
      </w:r>
      <w:r w:rsidR="0091439B">
        <w:t>ynurenine</w:t>
      </w:r>
      <w:r w:rsidR="002C1903">
        <w:t xml:space="preserve"> (</w:t>
      </w:r>
      <w:r w:rsidR="0847EAE4">
        <w:t>RTT: 0.009 uM, hypo-glutamatergic: 0.008 uM, controls: 0.079 uM</w:t>
      </w:r>
      <w:r w:rsidR="002C6B68">
        <w:t>; median values</w:t>
      </w:r>
      <w:r w:rsidR="002C1903">
        <w:t>)</w:t>
      </w:r>
      <w:r w:rsidR="0091439B">
        <w:t xml:space="preserve"> and kyn</w:t>
      </w:r>
      <w:r w:rsidR="002C1903">
        <w:t>ure</w:t>
      </w:r>
      <w:r w:rsidR="0091439B">
        <w:t>n</w:t>
      </w:r>
      <w:r w:rsidR="002C1903">
        <w:t>ic acid (</w:t>
      </w:r>
      <w:r w:rsidR="485CCCA5">
        <w:t>RTT: 0.0004 uM, hypo-glutamatergic: 0.0002 uM, controls: 0.004 uM</w:t>
      </w:r>
      <w:r w:rsidR="002C6B68">
        <w:t>; median values</w:t>
      </w:r>
      <w:r w:rsidR="002C1903">
        <w:t xml:space="preserve">), </w:t>
      </w:r>
      <w:r w:rsidR="24060ED5">
        <w:t>though only the RTT decrease in kynurenine was</w:t>
      </w:r>
      <w:r w:rsidR="002C1903">
        <w:t xml:space="preserve"> statistically significant. </w:t>
      </w:r>
      <w:r w:rsidR="45A69708">
        <w:t>Moreover</w:t>
      </w:r>
      <w:r w:rsidR="002C1903">
        <w:t xml:space="preserve">, </w:t>
      </w:r>
      <w:r w:rsidR="2481B37F">
        <w:t>both</w:t>
      </w:r>
      <w:r w:rsidR="002C1903">
        <w:t xml:space="preserve"> groups had </w:t>
      </w:r>
      <w:r w:rsidR="44D75030">
        <w:t xml:space="preserve">significantly </w:t>
      </w:r>
      <w:r w:rsidR="002C1903">
        <w:t>decreased concentrations of 5-hydrox</w:t>
      </w:r>
      <w:r w:rsidR="37C96EB0">
        <w:t>y-3-</w:t>
      </w:r>
      <w:r w:rsidR="002C1903">
        <w:t>indoleacetic acid (</w:t>
      </w:r>
      <w:r w:rsidR="5C445DA2">
        <w:t>RTT: 0.109 uM, hypo-glutamatergic: 0.077 uM, controls: 0.436 uM</w:t>
      </w:r>
      <w:r w:rsidR="002C6B68">
        <w:t>; median values</w:t>
      </w:r>
      <w:r w:rsidR="002C1903">
        <w:t>)</w:t>
      </w:r>
      <w:r w:rsidR="00DD34C6">
        <w:t>.</w:t>
      </w:r>
      <w:r w:rsidR="005301F1">
        <w:t xml:space="preserve"> </w:t>
      </w:r>
      <w:r w:rsidR="00967352" w:rsidRPr="00967352">
        <w:rPr>
          <w:highlight w:val="magenta"/>
        </w:rPr>
        <w:t xml:space="preserve">15 out of the 24 patients </w:t>
      </w:r>
      <w:r w:rsidR="00967352" w:rsidRPr="00967352">
        <w:rPr>
          <w:highlight w:val="magenta"/>
        </w:rPr>
        <w:t xml:space="preserve">(62.5%) </w:t>
      </w:r>
      <w:r w:rsidR="00967352" w:rsidRPr="00967352">
        <w:rPr>
          <w:highlight w:val="magenta"/>
        </w:rPr>
        <w:t>had reduced concentration of 5-HIAA in CSF (Table 1), measured by high-performance liquid chromatography with electrochemical detection and compared with age-matched reference values established by our laboratory (342 samples collected over the past 15 years</w:t>
      </w:r>
      <w:r w:rsidR="00967352" w:rsidRPr="00013669">
        <w:rPr>
          <w:highlight w:val="magenta"/>
        </w:rPr>
        <w:t>).</w:t>
      </w:r>
      <w:r w:rsidR="00013669" w:rsidRPr="00013669">
        <w:rPr>
          <w:highlight w:val="magenta"/>
        </w:rPr>
        <w:t xml:space="preserve"> There was no correlation between the decrease in CSF [5-HIAA] and any drugs the patients were taking at the moment.</w:t>
      </w:r>
      <w:r w:rsidR="00013669">
        <w:t xml:space="preserve"> </w:t>
      </w:r>
    </w:p>
    <w:p w14:paraId="567FE8A5" w14:textId="1C61DD2B" w:rsidR="00AC2506" w:rsidRDefault="00AC2506" w:rsidP="63CB6A18">
      <w:r>
        <w:t xml:space="preserve">Interestingly, tryptophan and its metabolic derivatives were not the only ones </w:t>
      </w:r>
      <w:r w:rsidR="1AE942D4">
        <w:t xml:space="preserve">with </w:t>
      </w:r>
      <w:r>
        <w:t>reduced concentration</w:t>
      </w:r>
      <w:r w:rsidR="792731A0">
        <w:t>s in patients</w:t>
      </w:r>
      <w:r w:rsidR="00424466">
        <w:t xml:space="preserve"> (Figure </w:t>
      </w:r>
      <w:r w:rsidR="007A382A">
        <w:t>4C</w:t>
      </w:r>
      <w:r w:rsidR="00424466">
        <w:t>)</w:t>
      </w:r>
      <w:r>
        <w:t>.</w:t>
      </w:r>
      <w:r w:rsidR="004B546A">
        <w:t xml:space="preserve"> </w:t>
      </w:r>
      <w:r w:rsidR="0035586D">
        <w:t>Both</w:t>
      </w:r>
      <w:r w:rsidR="004B546A">
        <w:t xml:space="preserve"> </w:t>
      </w:r>
      <w:r w:rsidR="0035586D">
        <w:t xml:space="preserve">groups showed </w:t>
      </w:r>
      <w:r w:rsidR="23F8E4A9">
        <w:t>decreased</w:t>
      </w:r>
      <w:r w:rsidR="0035586D">
        <w:t xml:space="preserve"> concentration</w:t>
      </w:r>
      <w:r w:rsidR="5C373376">
        <w:t>s</w:t>
      </w:r>
      <w:r w:rsidR="007816F4">
        <w:t xml:space="preserve"> of </w:t>
      </w:r>
      <w:r w:rsidR="00AF1150">
        <w:t>two of the</w:t>
      </w:r>
      <w:r w:rsidR="007816F4">
        <w:t xml:space="preserve"> three branched-chain amino acids (BCAAs) (Val: </w:t>
      </w:r>
      <w:r w:rsidR="214FD938">
        <w:t xml:space="preserve">RTT: 51.154 uM, hypo-glutamatergic: </w:t>
      </w:r>
      <w:r w:rsidR="5FF4BE69">
        <w:t>60.427</w:t>
      </w:r>
      <w:r w:rsidR="214FD938">
        <w:t xml:space="preserve"> uM, controls: </w:t>
      </w:r>
      <w:r w:rsidR="2928D08C">
        <w:t>65.424</w:t>
      </w:r>
      <w:r w:rsidR="214FD938">
        <w:t xml:space="preserve"> uM</w:t>
      </w:r>
      <w:r w:rsidR="5A8122D1">
        <w:t xml:space="preserve">; </w:t>
      </w:r>
      <w:r w:rsidR="007816F4">
        <w:t xml:space="preserve"> Leu</w:t>
      </w:r>
      <w:r w:rsidR="0E07F0E2">
        <w:t>: RTT: 28.775 uM, hypo-glutamatergic: 34.484 uM, controls: 45.910 uM</w:t>
      </w:r>
      <w:r w:rsidR="4B19FD47">
        <w:t>;</w:t>
      </w:r>
      <w:r w:rsidR="007816F4">
        <w:t xml:space="preserve"> Ile</w:t>
      </w:r>
      <w:r w:rsidR="20CCBDFE">
        <w:t>: RTT: 8.409 uM, hypo-glutamatergic: 8.582 uM, controls: 9.461 uM</w:t>
      </w:r>
      <w:r w:rsidR="002C6B68">
        <w:t>; median values</w:t>
      </w:r>
      <w:r w:rsidR="007816F4">
        <w:t>)</w:t>
      </w:r>
      <w:r w:rsidR="00077FC6">
        <w:t xml:space="preserve"> </w:t>
      </w:r>
      <w:r w:rsidR="007816F4">
        <w:t>.</w:t>
      </w:r>
      <w:r w:rsidR="00077FC6">
        <w:t xml:space="preserve"> Simila</w:t>
      </w:r>
      <w:r w:rsidR="3718CDD0">
        <w:t>rly,</w:t>
      </w:r>
      <w:r w:rsidR="792757F1">
        <w:t xml:space="preserve"> phenylalanine </w:t>
      </w:r>
      <w:r w:rsidR="077EDB3D">
        <w:t>was found to be significantly decreased in both groups</w:t>
      </w:r>
      <w:r w:rsidR="15F2D0A2">
        <w:t xml:space="preserve"> (RTT: 23.920 uM, hypo-glutamatergic: 27.016 uM, controls: 89.806 uM</w:t>
      </w:r>
      <w:r w:rsidR="002C6B68">
        <w:t>; median values</w:t>
      </w:r>
      <w:r w:rsidR="15F2D0A2">
        <w:t>)</w:t>
      </w:r>
      <w:r w:rsidR="077EDB3D">
        <w:t>, while</w:t>
      </w:r>
      <w:r w:rsidR="792757F1">
        <w:t xml:space="preserve"> </w:t>
      </w:r>
      <w:r w:rsidR="003A441E">
        <w:t>4-hydroxyphenyllactic acid</w:t>
      </w:r>
      <w:r w:rsidR="3FBD2A0A">
        <w:t xml:space="preserve"> was only reduced in RTT patients</w:t>
      </w:r>
      <w:r w:rsidR="2E0ECCE6">
        <w:t xml:space="preserve"> (RTT: 1.453 uM, hypo-glutamatergic: 2.811 uM, controls: </w:t>
      </w:r>
      <w:r w:rsidR="4623C06E">
        <w:t xml:space="preserve">2.470 </w:t>
      </w:r>
      <w:r w:rsidR="2E0ECCE6">
        <w:t>uM</w:t>
      </w:r>
      <w:r w:rsidR="002C6B68">
        <w:t>; median values</w:t>
      </w:r>
      <w:r w:rsidR="2E0ECCE6">
        <w:t>)</w:t>
      </w:r>
      <w:r w:rsidR="5252BF9F">
        <w:t xml:space="preserve"> </w:t>
      </w:r>
      <w:r w:rsidR="003A441E">
        <w:t xml:space="preserve"> </w:t>
      </w:r>
      <w:r w:rsidR="5510259A">
        <w:t>In contrast</w:t>
      </w:r>
      <w:r w:rsidR="003A441E">
        <w:t xml:space="preserve">, </w:t>
      </w:r>
      <w:r w:rsidR="00077FC6">
        <w:t>all patients showed</w:t>
      </w:r>
      <w:r w:rsidR="003A441E">
        <w:t xml:space="preserve"> threonine concentration</w:t>
      </w:r>
      <w:r w:rsidR="00077FC6">
        <w:t xml:space="preserve"> values within a control-range (</w:t>
      </w:r>
      <w:r w:rsidR="555850F6">
        <w:t>RTT: 114.431 uM, hypo-glutamatergic: 148.299 uM, controls: 13</w:t>
      </w:r>
      <w:r w:rsidR="76467720">
        <w:t xml:space="preserve">7.977 </w:t>
      </w:r>
      <w:r w:rsidR="555850F6">
        <w:t>uM</w:t>
      </w:r>
      <w:r w:rsidR="002C6B68">
        <w:t>; median values</w:t>
      </w:r>
      <w:r w:rsidR="007A382A">
        <w:t>).</w:t>
      </w:r>
      <w:r w:rsidR="00077FC6">
        <w:t xml:space="preserve"> </w:t>
      </w:r>
    </w:p>
    <w:p w14:paraId="538E60F7" w14:textId="08FA1CB7" w:rsidR="002C1903" w:rsidRDefault="5ACE1F52" w:rsidP="00C37384">
      <w:r>
        <w:t>Valine, leucine, isoleucine, threonine, tryptophan, tyrosine, and phenylalanine</w:t>
      </w:r>
      <w:r w:rsidR="00DB231E">
        <w:t xml:space="preserve">, </w:t>
      </w:r>
      <w:r w:rsidR="3A2091EB">
        <w:t>along with</w:t>
      </w:r>
      <w:r w:rsidR="00DB231E">
        <w:t xml:space="preserve"> other </w:t>
      </w:r>
      <w:r w:rsidR="003A441E">
        <w:t>large neutral amino acids</w:t>
      </w:r>
      <w:r w:rsidR="5AAB44DF">
        <w:t>,</w:t>
      </w:r>
      <w:r w:rsidR="003A441E">
        <w:t xml:space="preserve"> </w:t>
      </w:r>
      <w:r w:rsidR="00077FC6">
        <w:t>are</w:t>
      </w:r>
      <w:r w:rsidR="54E304C0">
        <w:t xml:space="preserve"> preferentially</w:t>
      </w:r>
      <w:r w:rsidR="00077FC6">
        <w:t xml:space="preserve"> transported </w:t>
      </w:r>
      <w:r w:rsidR="0E0A004F">
        <w:t>a</w:t>
      </w:r>
      <w:r w:rsidR="00DB231E">
        <w:t>cross</w:t>
      </w:r>
      <w:r w:rsidR="00077FC6">
        <w:t xml:space="preserve"> </w:t>
      </w:r>
      <w:r w:rsidR="00DB231E">
        <w:t>the blood-brain barrier through a facilitative Na</w:t>
      </w:r>
      <w:r w:rsidR="00DB231E" w:rsidRPr="63CB6A18">
        <w:rPr>
          <w:vertAlign w:val="superscript"/>
        </w:rPr>
        <w:t>+</w:t>
      </w:r>
      <w:r w:rsidR="00DB231E">
        <w:t>-independent transporter named LAT1 (system L Amino Acid transporter)</w:t>
      </w:r>
      <w:r w:rsidR="003A441E">
        <w:t xml:space="preserve">, coded by the </w:t>
      </w:r>
      <w:r w:rsidR="003A441E" w:rsidRPr="63CB6A18">
        <w:rPr>
          <w:i/>
          <w:iCs/>
        </w:rPr>
        <w:t>SLC7A5</w:t>
      </w:r>
      <w:r w:rsidR="003A441E">
        <w:t> gene. We investigated its expression in a model of R</w:t>
      </w:r>
      <w:r w:rsidR="4C7C59D3">
        <w:t>TT</w:t>
      </w:r>
      <w:r w:rsidR="003A441E">
        <w:t xml:space="preserve">, the </w:t>
      </w:r>
      <w:r w:rsidR="000E65C6" w:rsidRPr="00DA469E">
        <w:t>B6.129P2(C)-</w:t>
      </w:r>
      <w:r w:rsidR="000E65C6" w:rsidRPr="00DA469E">
        <w:rPr>
          <w:i/>
        </w:rPr>
        <w:t>Mecp2</w:t>
      </w:r>
      <w:r w:rsidR="000E65C6" w:rsidRPr="00DA469E">
        <w:rPr>
          <w:i/>
          <w:vertAlign w:val="superscript"/>
        </w:rPr>
        <w:t>tm1.1Bird</w:t>
      </w:r>
      <w:r w:rsidR="000E65C6" w:rsidRPr="00DA469E">
        <w:t>/J</w:t>
      </w:r>
      <w:r w:rsidR="000E65C6">
        <w:t xml:space="preserve"> </w:t>
      </w:r>
      <w:r w:rsidR="003A441E">
        <w:t>female mice. Remarkably, brain samples from R</w:t>
      </w:r>
      <w:r w:rsidR="1103A347">
        <w:t>TT</w:t>
      </w:r>
      <w:r w:rsidR="003A441E">
        <w:t xml:space="preserve"> female mice showed a significant decrease in the expression of LAT1, compared to littermate controls (Figure </w:t>
      </w:r>
      <w:r w:rsidR="007A382A">
        <w:t>5A,B</w:t>
      </w:r>
      <w:r w:rsidR="003A441E">
        <w:t xml:space="preserve">). This was observed </w:t>
      </w:r>
      <w:r w:rsidR="00CB5093">
        <w:t xml:space="preserve">at two different neurodevelopmental stages, 3 and 7 months old mice, pointing towards a potential involvement of amino acid brain transport and metabolism in the pathophysiology of </w:t>
      </w:r>
      <w:r w:rsidR="00F233B6">
        <w:t xml:space="preserve">several neurodevelopmental diseases. </w:t>
      </w:r>
    </w:p>
    <w:p w14:paraId="3828B3B4" w14:textId="33035BA8" w:rsidR="004B28C9" w:rsidRDefault="00AF1150">
      <w:r>
        <w:t>Although not profoundly studied in this paper, other metabolic routes appeared to be involved in the diseases</w:t>
      </w:r>
      <w:r w:rsidR="7D68F2FF">
        <w:t>’</w:t>
      </w:r>
      <w:r>
        <w:t xml:space="preserve"> pathophysiology. Besides amino acids metabolism</w:t>
      </w:r>
      <w:r w:rsidR="00A06AB8">
        <w:t>, aminoacyl tRNA biosynthesis metabolism appeared over-</w:t>
      </w:r>
      <w:r w:rsidR="00FF18A7">
        <w:t>represented</w:t>
      </w:r>
      <w:r w:rsidR="00A06AB8">
        <w:t>. Other non- amino acids-related pathways included pentose phosphate pathway and TCA cycle, exemplifying the importance of energy and oxidative stress metabolism transversal to</w:t>
      </w:r>
      <w:r w:rsidR="00A910CF">
        <w:t xml:space="preserve"> </w:t>
      </w:r>
      <w:r w:rsidR="00165944">
        <w:t>different</w:t>
      </w:r>
      <w:r w:rsidR="00A06AB8">
        <w:t xml:space="preserve"> neurodevelopmental diseases. </w:t>
      </w:r>
      <w:r w:rsidR="00FF18A7">
        <w:t>Finally,</w:t>
      </w:r>
      <w:r w:rsidR="00EF1D4B">
        <w:t xml:space="preserve"> metabolites such as </w:t>
      </w:r>
      <w:r w:rsidR="00FF18A7">
        <w:t>indole-3-acetic and indole-3-propionic acid</w:t>
      </w:r>
      <w:r w:rsidR="0E931E02">
        <w:t>s</w:t>
      </w:r>
      <w:r w:rsidR="00FF18A7">
        <w:t xml:space="preserve"> pointed towards </w:t>
      </w:r>
      <w:r w:rsidR="12C0808D">
        <w:t xml:space="preserve">a possible involvement of </w:t>
      </w:r>
      <w:r w:rsidR="00F46FE8">
        <w:t xml:space="preserve"> the gut microbiome and </w:t>
      </w:r>
      <w:r w:rsidR="763BB675">
        <w:t xml:space="preserve">the </w:t>
      </w:r>
      <w:r w:rsidR="00F46FE8">
        <w:t>gut-brain axis</w:t>
      </w:r>
      <w:r w:rsidR="32F80E5A">
        <w:t xml:space="preserve"> in neurodevelopmental disorders</w:t>
      </w:r>
      <w:r w:rsidR="00F46FE8">
        <w:t xml:space="preserve">. </w:t>
      </w:r>
    </w:p>
    <w:p w14:paraId="3356E67C" w14:textId="290DD2B8" w:rsidR="00165944" w:rsidRPr="00570B83" w:rsidRDefault="007A28F9">
      <w:r w:rsidRPr="00C0081A">
        <w:rPr>
          <w:highlight w:val="yellow"/>
          <w:lang w:val="es-ES"/>
        </w:rPr>
        <w:t xml:space="preserve">¿Hay alguna relación entre estos metabolitos y la edad, síntomas, gravedad, de los pacientes? </w:t>
      </w:r>
      <w:r w:rsidRPr="00C0081A">
        <w:rPr>
          <w:highlight w:val="yellow"/>
        </w:rPr>
        <w:t>¿Se ha mirado?</w:t>
      </w:r>
    </w:p>
    <w:p w14:paraId="103A421A" w14:textId="299325E0" w:rsidR="00A06AB8" w:rsidRPr="00677140" w:rsidRDefault="00A06AB8" w:rsidP="00A06AB8">
      <w:pPr>
        <w:pStyle w:val="Ttulo1"/>
      </w:pPr>
      <w:r>
        <w:lastRenderedPageBreak/>
        <w:t>DISCUSSION</w:t>
      </w:r>
    </w:p>
    <w:p w14:paraId="61C189C5" w14:textId="77687CF4" w:rsidR="008E67CC" w:rsidRDefault="00523CAE" w:rsidP="008E67CC">
      <w:r>
        <w:t>Defective</w:t>
      </w:r>
      <w:r w:rsidR="0095064C">
        <w:t xml:space="preserve"> glutamat</w:t>
      </w:r>
      <w:r w:rsidR="00165944">
        <w:t xml:space="preserve">ergic </w:t>
      </w:r>
      <w:r>
        <w:t xml:space="preserve">neurotransmission is one of the main </w:t>
      </w:r>
      <w:r w:rsidR="0095064C">
        <w:t xml:space="preserve">features outstanding in the pathophysiology </w:t>
      </w:r>
      <w:r w:rsidR="000E29CE">
        <w:t xml:space="preserve">of </w:t>
      </w:r>
      <w:r w:rsidR="00165944">
        <w:t xml:space="preserve">many genetic </w:t>
      </w:r>
      <w:r w:rsidR="000E29CE">
        <w:t>neurodevelopmental diseases, from l</w:t>
      </w:r>
      <w:r w:rsidR="00A96137">
        <w:t xml:space="preserve">oss-of-function mutations in </w:t>
      </w:r>
      <w:r w:rsidR="00A96137" w:rsidRPr="00C0081A">
        <w:rPr>
          <w:i/>
        </w:rPr>
        <w:t>GRIN2B</w:t>
      </w:r>
      <w:r w:rsidR="00A96137">
        <w:t xml:space="preserve"> </w:t>
      </w:r>
      <w:r w:rsidR="000E29CE">
        <w:t xml:space="preserve">that </w:t>
      </w:r>
      <w:r w:rsidR="00A96137">
        <w:t>re</w:t>
      </w:r>
      <w:r w:rsidR="001A37AA">
        <w:t xml:space="preserve">sult in the inability of NMDA receptors to </w:t>
      </w:r>
      <w:r w:rsidR="000E29CE">
        <w:t>respond to glutamate neurotransmission</w:t>
      </w:r>
      <w:r w:rsidR="007E27F8">
        <w:fldChar w:fldCharType="begin" w:fldLock="1"/>
      </w:r>
      <w:r w:rsidR="007C2896">
        <w:instrText>ADDIN CSL_CITATION {"citationItems":[{"id":"ITEM-1","itemData":{"DOI":"10.1002/humu.24141","ISSN":"1098-1004","abstract":"Glutamatergic neurotransmission is crucial for brain development, wiring neuronal function, and synaptic plasticity mechanisms. Recent genetic studies showed the existence of autosomal dominant de novo GRIN gene variants associated with GRIN-related disorders (GRDs), a rare pediatric neurological disorder caused by N-methyl- d-aspartate receptor (NMDAR) dysfunction. Notwithstanding, GRIN variants identification is exponentially growing and their clinical, genetic, and functional annotations remain highly fragmented, representing a bottleneck in GRD patient's stratification. To shorten the gap between GRIN variant identification and patient stratification, we present the GRIN database (GRINdb), a publicly available, nonredundant, updated, and curated database gathering all available genetic, functional, and clinical data from more than 4000 GRIN variants. The manually curated GRINdb outputs on a web server, allowing query and retrieval of reported GRIN variants, and thus representing a fast and reliable bioinformatics resource for molecular clinical advice. Furthermore, the comprehensive mapping of GRIN variants' genetic and clinical information along NMDAR structure revealed important differences in GRIN variants' pathogenicity and clinical phenotypes, shedding light on GRIN-specific fingerprints. Overall, the GRINdb and web server is a resource for molecular stratification of GRIN variants, delivering clinical and investigational insights into GRDs. GRINdb is accessible at http://lmc.uab.es/grindb.","author":[{"dropping-particle":"","family":"García-Recio","given":"Adrián","non-dropping-particle":"","parse-names":false,"suffix":""},{"dropping-particle":"","family":"Santos-Gómez","given":"Ana","non-dropping-particle":"","parse-names":false,"suffix":""},{"dropping-particle":"","family":"Soto","given":"David","non-dropping-particle":"","parse-names":false,"suffix":""},{"dropping-particle":"","family":"Julia-Palacios","given":"Natalia","non-dropping-particle":"","parse-names":false,"suffix":""},{"dropping-particle":"","family":"García-Cazorla","given":"Àngels","non-dropping-particle":"","parse-names":false,"suffix":""},{"dropping-particle":"","family":"Altafaj","given":"Xavier","non-dropping-particle":"","parse-names":false,"suffix":""},{"dropping-particle":"","family":"Olivella","given":"Mireia","non-dropping-particle":"","parse-names":false,"suffix":""}],"container-title":"Human Mutation","id":"ITEM-1","issue":"1","issued":{"date-parts":[["2021"]]},"note":"_eprint: https://onlinelibrary.wiley.com/doi/pdf/10.1002/humu.24141","page":"8-18","title":"GRIN database: A unified and manually curated repertoire of GRIN variants","type":"article-journal","volume":"42"},"uris":["http://www.mendeley.com/documents/?uuid=da7ade16-23f0-4337-9a92-a5b0c1a5340e"]}],"mendeley":{"formattedCitation":"&lt;sup&gt;25&lt;/sup&gt;","plainTextFormattedCitation":"25","previouslyFormattedCitation":"&lt;sup&gt;25&lt;/sup&gt;"},"properties":{"noteIndex":0},"schema":"https://github.com/citation-style-language/schema/raw/master/csl-citation.json"}</w:instrText>
      </w:r>
      <w:r w:rsidR="007E27F8">
        <w:fldChar w:fldCharType="separate"/>
      </w:r>
      <w:r w:rsidR="007C2896" w:rsidRPr="007C2896">
        <w:rPr>
          <w:noProof/>
          <w:vertAlign w:val="superscript"/>
        </w:rPr>
        <w:t>25</w:t>
      </w:r>
      <w:r w:rsidR="007E27F8">
        <w:fldChar w:fldCharType="end"/>
      </w:r>
      <w:r w:rsidR="00DC1E11">
        <w:t xml:space="preserve"> to the unbalance</w:t>
      </w:r>
      <w:r w:rsidR="000E29CE">
        <w:t xml:space="preserve"> between GABA and glutamate</w:t>
      </w:r>
      <w:r w:rsidR="00DC1E11">
        <w:t xml:space="preserve"> neurotransmission,</w:t>
      </w:r>
      <w:r w:rsidR="000E29CE">
        <w:t xml:space="preserve"> </w:t>
      </w:r>
      <w:r w:rsidR="00DC1E11">
        <w:t>characteristic</w:t>
      </w:r>
      <w:r w:rsidR="000E29CE">
        <w:t xml:space="preserve"> in Rett syndrome</w:t>
      </w:r>
      <w:r w:rsidR="00517CEE">
        <w:fldChar w:fldCharType="begin" w:fldLock="1"/>
      </w:r>
      <w:r w:rsidR="00113632">
        <w:instrText>ADDIN CSL_CITATION {"citationItems":[{"id":"ITEM-1","itemData":{"DOI":"10.7554/elife.14198","ISSN":"2050-084X (Electronic)","PMID":"27328321","abstract":"The postnatal neurodevelopmental disorder Rett syndrome, caused by mutations in MECP2, produces a diverse array of symptoms, including loss of language, motor, and social skills and the development of hand stereotypies, anxiety, tremor, ataxia, respiratory dysrhythmias, and seizures. Surprisingly, despite the diversity of these features, we have found that deleting Mecp2 only from GABAergic inhibitory neurons in mice replicates most of this phenotype. Here we show that genetically restoring Mecp2 expression only in GABAergic neurons of male Mecp2 null mice enhanced inhibitory signaling, extended lifespan, and rescued ataxia, apraxia, and social abnormalities but did not rescue tremor or anxiety. Female Mecp2+/- mice showed a less dramatic but still substantial rescue. These findings highlight the critical regulatory role of GABAergic neurons in certain behaviors and suggest that modulating the excitatory/inhibitory balance through GABAergic neurons could prove a viable therapeutic option in Rett syndrome. DOI: http://dx.doi.org/10.7554/eLife.14198.001","author":[{"dropping-particle":"","family":"Ure","given":"Kerstin","non-dropping-particle":"","parse-names":false,"suffix":""},{"dropping-particle":"","family":"Lu","given":"Hui","non-dropping-particle":"","parse-names":false,"suffix":""},{"dropping-particle":"","family":"Wang","given":"Wei","non-dropping-particle":"","parse-names":false,"suffix":""},{"dropping-particle":"","family":"Ito-Ishida","given":"Aya","non-dropping-particle":"","parse-names":false,"suffix":""},{"dropping-particle":"","family":"Wu","given":"Zhenyu","non-dropping-particle":"","parse-names":false,"suffix":""},{"dropping-particle":"","family":"He","given":"Ling-Jie","non-dropping-particle":"","parse-names":false,"suffix":""},{"dropping-particle":"","family":"Sztainberg","given":"Yehezkel","non-dropping-particle":"","parse-names":false,"suffix":""},{"dropping-particle":"","family":"Chen","given":"Wu","non-dropping-particle":"","parse-names":false,"suffix":""},{"dropping-particle":"","family":"Tang","given":"Jianrong","non-dropping-particle":"","parse-names":false,"suffix":""},{"dropping-particle":"","family":"Zoghbi","given":"Huda Y","non-dropping-particle":"","parse-names":false,"suffix":""}],"container-title":"eLife","id":"ITEM-1","issued":{"date-parts":[["2016","6"]]},"language":"eng","page":"e14198","title":"Restoration of Mecp2 expression in GABAergic neurons is sufficient to rescue multiple disease features in a mouse model of Rett syndrome","type":"article-journal","volume":"5"},"uris":["http://www.mendeley.com/documents/?uuid=6ed3db59-2733-4d40-8e42-d327bb1dfcda"]}],"mendeley":{"formattedCitation":"&lt;sup&gt;12&lt;/sup&gt;","plainTextFormattedCitation":"12","previouslyFormattedCitation":"&lt;sup&gt;12&lt;/sup&gt;"},"properties":{"noteIndex":0},"schema":"https://github.com/citation-style-language/schema/raw/master/csl-citation.json"}</w:instrText>
      </w:r>
      <w:r w:rsidR="00517CEE">
        <w:fldChar w:fldCharType="separate"/>
      </w:r>
      <w:r w:rsidR="00113632" w:rsidRPr="00113632">
        <w:rPr>
          <w:noProof/>
          <w:vertAlign w:val="superscript"/>
        </w:rPr>
        <w:t>12</w:t>
      </w:r>
      <w:r w:rsidR="00517CEE">
        <w:fldChar w:fldCharType="end"/>
      </w:r>
      <w:r w:rsidR="000E29CE">
        <w:t xml:space="preserve">. Yet, other </w:t>
      </w:r>
      <w:r w:rsidR="002D6AEA">
        <w:t>elements contribute to</w:t>
      </w:r>
      <w:r w:rsidR="000E29CE">
        <w:t xml:space="preserve"> the landscape of </w:t>
      </w:r>
      <w:r w:rsidR="002D6AEA">
        <w:t xml:space="preserve">neurodevelopmental diseases, such as </w:t>
      </w:r>
      <w:r w:rsidR="00A84404">
        <w:t>inflammation</w:t>
      </w:r>
      <w:r w:rsidR="00CD2A5D">
        <w:t xml:space="preserve"> </w:t>
      </w:r>
      <w:r w:rsidR="001D254E">
        <w:fldChar w:fldCharType="begin" w:fldLock="1"/>
      </w:r>
      <w:r w:rsidR="00FB021F">
        <w:instrText>ADDIN CSL_CITATION {"citationItems":[{"id":"ITEM-1","itemData":{"DOI":"10.1016/j.freeradbiomed.2020.02.023","ISSN":"1873-4596 (Electronic)","PMID":"32119978","abstract":"Mutations in X-linked gene methyl-CpG-binding protein 2 (MECP2), a key  transcriptional regulator, account for most cases of Rett syndrome (RTT), a devastating neurodevelopmental disorder with no known cure. Despite extensive research to elucidate MeCP2 functions, the mechanisms underlying RTT pathophysiology are still unclear. In addition to a variety of neurological symptoms, RTT also includes a plethora of additional phenotypical features including altered lipid metabolism, redox imbalance, immune dysfunction and mitochondrial abnormalities that explain its multisystemic nature. Here, we provide an overview of the current knowledge on the potential role of dysregulated inflammatory and immune responses in RTT. The findings show that abnormalities of humoral and cell-mediated immunity together with chronic low-grade inflammation in multiple organs represent not only clinical manifestations of RTT but rather can contribute to its development and deteriorating course. A future research challenge could be to target therapeutically immune dysfunction as a novel means for RTT management.","author":[{"dropping-particle":"","family":"Pecorelli","given":"Alessandra","non-dropping-particle":"","parse-names":false,"suffix":""},{"dropping-particle":"","family":"Cervellati","given":"Carlo","non-dropping-particle":"","parse-names":false,"suffix":""},{"dropping-particle":"","family":"Cordone","given":"Valeria","non-dropping-particle":"","parse-names":false,"suffix":""},{"dropping-particle":"","family":"Hayek","given":"Joussef","non-dropping-particle":"","parse-names":false,"suffix":""},{"dropping-particle":"","family":"Valacchi","given":"Giuseppe","non-dropping-particle":"","parse-names":false,"suffix":""}],"container-title":"Free radical biology &amp; medicine","id":"ITEM-1","issued":{"date-parts":[["2020","5"]]},"language":"eng","page":"100-106","publisher-place":"United States","title":"Compromised immune/inflammatory responses in Rett syndrome.","type":"article-journal","volume":"152"},"uris":["http://www.mendeley.com/documents/?uuid=798db77f-1a34-4cdb-85dd-027f11aa2041"]},{"id":"ITEM-2","itemData":{"DOI":"10.1007/978-3-030-45493-7_7","ISSN":"2190-5215 (Print)","PMID":"32578148","abstract":"Neurodevelopmental disorders (ND) are characterized by an impairment of the  nervous system during its development, with a wide variety of phenotypes based on genetic or environmental cues. There are currently several disorders grouped under ND including intellectual disabilities (ID), attention-deficit hyperactivity disorder (ADHD), and autism spectrum disorders (ASD). Although NDs can have multiple culprits with varied diagnostics, several NDs present an inflammatory component. Taking advantage of induced pluripotent stem cells (iPSC), several disorders were modeled in a dish complementing in vivo data from rodent models or clinical data. Monogenic syndromes displaying ND are more feasible to be modeled using iPSCs also due to the ability to recruit patients and clinical data available. Some of these genetic disorders are Fragile X Syndrome (FXS), Rett Syndrome (RTT), and Down Syndrome (DS). Environmental NDs can be caused by maternal immune activation (MIA), such as the infection with Zika virus during pregnancy known to cause neural damage to the fetus. Our goal in this chapter is to review the advances of using stem cell research in NDs, focusing on the role of neuroinflammation on ASD and environmental NDs studies.","author":[{"dropping-particle":"","family":"Freitas","given":"Beatriz C","non-dropping-particle":"","parse-names":false,"suffix":""},{"dropping-particle":"","family":"Beltrão-Braga","given":"Patricia C B","non-dropping-particle":"","parse-names":false,"suffix":""},{"dropping-particle":"","family":"Marchetto","given":"Maria Carolina","non-dropping-particle":"","parse-names":false,"suffix":""}],"container-title":"Advances in neurobiology","id":"ITEM-2","issued":{"date-parts":[["2020"]]},"language":"eng","page":"207-218","publisher-place":"United States","title":"Modeling Inflammation on Neurodevelopmental Disorders Using Pluripotent Stem  Cells.","type":"article-journal","volume":"25"},"uris":["http://www.mendeley.com/documents/?uuid=e3f22abf-5ac7-4c69-9727-fa8683fd5cbb"]},{"id":"ITEM-3","itemData":{"DOI":"10.3390/ijms24031819","ISSN":"1422-0067 (Electronic)","PMID":"36768153","abstract":"Autism spectrum disorder (ASD) is a heterogeneous, behaviorally defined  neurodevelopmental disorder. Over the past two decades, the prevalence of autism spectrum disorders has progressively increased, however, no clear diagnostic markers and specifically targeted medications for autism have emerged. As a result, neurobehavioral abnormalities, neurobiological alterations in ASD, and the development of novel ASD pharmacological therapy necessitate multidisciplinary collaboration. In this review, we discuss the development of multiple animal models of ASD to contribute to the disease mechanisms of ASD, as well as new studies from multiple disciplines to assess the behavioral pathology of ASD. In addition, we summarize and highlight the mechanistic advances regarding gene transcription, RNA and non-coding RNA translation, abnormal synaptic signaling pathways, epigenetic post-translational modifications, brain-gut axis, immune inflammation and neural loop abnormalities in autism to provide a theoretical basis for the next step of precision therapy. Furthermore, we review existing autism therapy tactics and limits and present challenges and opportunities for translating multidisciplinary knowledge of ASD into clinical practice.","author":[{"dropping-particle":"","family":"Wang","given":"Ling","non-dropping-particle":"","parse-names":false,"suffix":""},{"dropping-particle":"","family":"Wang","given":"Binquan","non-dropping-particle":"","parse-names":false,"suffix":""},{"dropping-particle":"","family":"Wu","given":"Chunyan","non-dropping-particle":"","parse-names":false,"suffix":""},{"dropping-particle":"","family":"Wang","given":"Jie","non-dropping-particle":"","parse-names":false,"suffix":""},{"dropping-particle":"","family":"Sun","given":"Mingkuan","non-dropping-particle":"","parse-names":false,"suffix":""}],"container-title":"International journal of molecular sciences","id":"ITEM-3","issue":"3","issued":{"date-parts":[["2023","1"]]},"language":"eng","publisher-place":"Switzerland","title":"Autism Spectrum Disorder: Neurodevelopmental Risk Factors, Biological Mechanism,  and Precision Therapy.","type":"article-journal","volume":"24"},"uris":["http://www.mendeley.com/documents/?uuid=94dc4737-53d7-42de-9348-f7b02f0a71e9"]},{"id":"ITEM-4","itemData":{"DOI":"10.1016/j.bbi.2019.04.037","ISSN":"1090-2139 (Electronic)","PMID":"31029798","abstract":"Autism Spectrum Disorder (ASD) is a neurodevelopmental disorder characterised by  deficits in social communication and restricted or repetitive behaviours. The clinical presentation of ASD is highly variable and diagnosis is based on the presence of impaired social communication and repetitive and/or restricted behaviours. Although the precise pathophysiologies underlying ASD are unclear, growing evidence supports a role for dysregulated neuroinflammation. The potential involvement of microglia and astrocytes reactive to inflammatory stimuli in ASD has generated much interest due to their varied roles including in mounting an immune response and regulating synaptic function. Increased numbers of reactive microglial and astrocytes in both ASD postmortem tissue and animal models have been reported. Whether dysregulation of glial subtypes exacerbates alterations in neural connectivity in the brain of autistic patients is not well explored. A role for the gut-brain axis involving microbial-immune-neuronal cross talk is also a growing area of neuroinflammation research. Greater understanding of these interactions under patho/physiological conditions and the identification of consistent immune profile abnormalities can potentially lead to more reliable diagnostic measures and treatments in ASD.","author":[{"dropping-particle":"","family":"Matta","given":"Samantha M","non-dropping-particle":"","parse-names":false,"suffix":""},{"dropping-particle":"","family":"Hill-Yardin","given":"Elisa L","non-dropping-particle":"","parse-names":false,"suffix":""},{"dropping-particle":"","family":"Crack","given":"Peter J","non-dropping-particle":"","parse-names":false,"suffix":""}],"container-title":"Brain, behavior, and immunity","id":"ITEM-4","issued":{"date-parts":[["2019","7"]]},"language":"eng","page":"75-90","publisher-place":"Netherlands","title":"The influence of neuroinflammation in Autism Spectrum Disorder.","type":"article-journal","volume":"79"},"uris":["http://www.mendeley.com/documents/?uuid=bf4e19b1-2edd-497e-8897-8993f80630c8"]}],"mendeley":{"formattedCitation":"&lt;sup&gt;28–31&lt;/sup&gt;","plainTextFormattedCitation":"28–31","previouslyFormattedCitation":"&lt;sup&gt;28–31&lt;/sup&gt;"},"properties":{"noteIndex":0},"schema":"https://github.com/citation-style-language/schema/raw/master/csl-citation.json"}</w:instrText>
      </w:r>
      <w:r w:rsidR="001D254E">
        <w:fldChar w:fldCharType="separate"/>
      </w:r>
      <w:r w:rsidR="007C2896" w:rsidRPr="007C2896">
        <w:rPr>
          <w:noProof/>
          <w:vertAlign w:val="superscript"/>
        </w:rPr>
        <w:t>28–31</w:t>
      </w:r>
      <w:r w:rsidR="001D254E">
        <w:fldChar w:fldCharType="end"/>
      </w:r>
      <w:r w:rsidR="00CA0427">
        <w:t>, neuronal</w:t>
      </w:r>
      <w:r w:rsidR="00CA0427">
        <w:fldChar w:fldCharType="begin" w:fldLock="1"/>
      </w:r>
      <w:r w:rsidR="00FB021F">
        <w:instrText>ADDIN CSL_CITATION {"citationItems":[{"id":"ITEM-1","itemData":{"DOI":"10.1152/jn.00833.2018","ISSN":"1522-1598 (Electronic)","PMID":"30759043","abstract":"The precise patterns of neuronal assembly during development determine all  functional outputs of a nervous system; these may range from simple reflexes to learning, memory, cognition, etc. To understand how brain functions and how best to repair it after injury, disease, or trauma, it is imperative that we first seek to define fundamental steps mediating this neuronal assembly. To acquire the sophisticated ensemble of highly specialized networks seen in a mature brain, all proliferated and migrated neurons must extend their axonal and dendritic processes toward targets, which are often located at some distance. Upon contact with potential partners, neurons must undergo dramatic structural changes to become either a pre- or a postsynaptic neuron. This connectivity is cemented through specialized structures termed synapses. Both structurally and functionally, the newly formed synapses are, however, not static as they undergo consistent changes in order for an animal to meet its behavioral needs in a changing environment. These changes may be either in the form of new synapses or an enhancement of their synaptic efficacy, referred to as synaptic plasticity. Thus, synapse formation is not restricted to neurodevelopment; it is a process that remains active throughout life. As the brain ages, either the lack of neuronal activity or cell death render synapses dysfunctional, thus giving rise to neurodegenerative disorders. This review seeks to highlight salient steps that are involved in a neuron's journey, starting with the establishment, maturation, and consolidation of synapses; we particularly focus on identifying key players involved in the synaptogenic program. We hope that this endeavor will not only help the beginners in this field to understand how brain networks are assembled in the first place but also shed light on various neurodevelopmental, neurological, neurodegenerative, and neuropsychiatric disorders that involve synaptic inactivity or dysfunction.","author":[{"dropping-particle":"","family":"Batool","given":"Shadab","non-dropping-particle":"","parse-names":false,"suffix":""},{"dropping-particle":"","family":"Raza","given":"Hussain","non-dropping-particle":"","parse-names":false,"suffix":""},{"dropping-particle":"","family":"Zaidi","given":"Jawwad","non-dropping-particle":"","parse-names":false,"suffix":""},{"dropping-particle":"","family":"Riaz","given":"Saba","non-dropping-particle":"","parse-names":false,"suffix":""},{"dropping-particle":"","family":"Hasan","given":"Sean","non-dropping-particle":"","parse-names":false,"suffix":""},{"dropping-particle":"","family":"Syed","given":"Naweed I","non-dropping-particle":"","parse-names":false,"suffix":""}],"container-title":"Journal of neurophysiology","id":"ITEM-1","issue":"4","issued":{"date-parts":[["2019","4"]]},"language":"eng","page":"1381-1397","publisher-place":"United States","title":"Synapse formation: from cellular and molecular mechanisms to neurodevelopmental  and neurodegenerative disorders.","type":"article-journal","volume":"121"},"uris":["http://www.mendeley.com/documents/?uuid=1dc634fd-cdda-4c1e-bbd7-66c867316832"]},{"id":"ITEM-2","itemData":{"DOI":"10.1016/j.neuron.2018.10.009","ISSN":"1097-4199 (Electronic)","PMID":"30359598","abstract":"In the cerebral cortex, GABAergic interneurons have evolved as a highly  heterogeneous collection of cell types that are characterized by their unique spatial and temporal capabilities to influence neuronal circuits. Current estimates suggest that up to 50 different types of GABAergic neurons may populate the cerebral cortex, all derived from progenitor cells in the subpallium, the ventral aspect of the embryonic telencephalon. In this review, we provide an overview of the mechanisms underlying the generation of the distinct types of interneurons and their integration in cortical circuits. Interneuron diversity seems to emerge through the implementation of cell-intrinsic genetic programs in progenitor cells, which unfold over a protracted period of time until interneurons acquire mature characteristics. The developmental trajectory of interneurons is also modulated by activity-dependent, non-cell-autonomous mechanisms that influence their ability to integrate in nascent circuits and sculpt their final distribution in the adult cerebral cortex.","author":[{"dropping-particle":"","family":"Lim","given":"Lynette","non-dropping-particle":"","parse-names":false,"suffix":""},{"dropping-particle":"","family":"Mi","given":"Da","non-dropping-particle":"","parse-names":false,"suffix":""},{"dropping-particle":"","family":"Llorca","given":"Alfredo","non-dropping-particle":"","parse-names":false,"suffix":""},{"dropping-particle":"","family":"Marín","given":"Oscar","non-dropping-particle":"","parse-names":false,"suffix":""}],"container-title":"Neuron","id":"ITEM-2","issue":"2","issued":{"date-parts":[["2018","10"]]},"language":"eng","page":"294-313","publisher-place":"United States","title":"Development and Functional Diversification of Cortical Interneurons.","type":"article-journal","volume":"100"},"uris":["http://www.mendeley.com/documents/?uuid=d96f06d4-e065-47b8-981c-f444108719b2"]}],"mendeley":{"formattedCitation":"&lt;sup&gt;32,33&lt;/sup&gt;","plainTextFormattedCitation":"32,33","previouslyFormattedCitation":"&lt;sup&gt;32,33&lt;/sup&gt;"},"properties":{"noteIndex":0},"schema":"https://github.com/citation-style-language/schema/raw/master/csl-citation.json"}</w:instrText>
      </w:r>
      <w:r w:rsidR="00CA0427">
        <w:fldChar w:fldCharType="separate"/>
      </w:r>
      <w:r w:rsidR="007C2896" w:rsidRPr="007C2896">
        <w:rPr>
          <w:noProof/>
          <w:vertAlign w:val="superscript"/>
        </w:rPr>
        <w:t>32,33</w:t>
      </w:r>
      <w:r w:rsidR="00CA0427">
        <w:fldChar w:fldCharType="end"/>
      </w:r>
      <w:r w:rsidR="00CA0427">
        <w:t>and glia</w:t>
      </w:r>
      <w:r w:rsidR="00CA0427">
        <w:fldChar w:fldCharType="begin" w:fldLock="1"/>
      </w:r>
      <w:r w:rsidR="00FB021F">
        <w:instrText>ADDIN CSL_CITATION {"citationItems":[{"id":"ITEM-1","itemData":{"DOI":"10.3390/cells9102176","ISSN":"2073-4409 (Electronic)","PMID":"32992620","abstract":"Recent studies have revealed synaptic dysfunction to be a hallmark of various  psychiatric diseases, and that glial cells participate in synapse formation, development, and plasticity. Glial cells contribute to neuroinflammation and synaptic homeostasis, the latter being essential for maintaining the physiological function of the central nervous system (CNS). In particular, glial cells undergo gliotransmission and regulate neuronal activity in tripartite synapses via ion channels (gap junction hemichannel, volume regulated anion channel, and bestrophin-1), receptors (for neurotransmitters and cytokines), or transporters (GLT-1, GLAST, and GATs) that are expressed on glial cell membranes. In this review, we propose that dysfunction in neuron-glia interactions may contribute to the pathogenesis of neurodevelopmental disorders. Understanding the mechanisms of neuron-glia interaction for synapse formation and maturation will contribute to the development of novel therapeutic targets of neurodevelopmental disorders.","author":[{"dropping-particle":"","family":"Kim","given":"Yoo Sung","non-dropping-particle":"","parse-names":false,"suffix":""},{"dropping-particle":"","family":"Choi","given":"Juwon","non-dropping-particle":"","parse-names":false,"suffix":""},{"dropping-particle":"","family":"Yoon","given":"Bo-Eun","non-dropping-particle":"","parse-names":false,"suffix":""}],"container-title":"Cells","id":"ITEM-1","issue":"10","issued":{"date-parts":[["2020","9"]]},"language":"eng","publisher-place":"Switzerland","title":"Neuron-Glia Interactions in Neurodevelopmental Disorders.","type":"article-journal","volume":"9"},"uris":["http://www.mendeley.com/documents/?uuid=a6e44343-ca5a-4616-b397-4e99eb0f4e0d"]}],"mendeley":{"formattedCitation":"&lt;sup&gt;34&lt;/sup&gt;","plainTextFormattedCitation":"34","previouslyFormattedCitation":"&lt;sup&gt;34&lt;/sup&gt;"},"properties":{"noteIndex":0},"schema":"https://github.com/citation-style-language/schema/raw/master/csl-citation.json"}</w:instrText>
      </w:r>
      <w:r w:rsidR="00CA0427">
        <w:fldChar w:fldCharType="separate"/>
      </w:r>
      <w:r w:rsidR="007C2896" w:rsidRPr="007C2896">
        <w:rPr>
          <w:noProof/>
          <w:vertAlign w:val="superscript"/>
        </w:rPr>
        <w:t>34</w:t>
      </w:r>
      <w:r w:rsidR="00CA0427">
        <w:fldChar w:fldCharType="end"/>
      </w:r>
      <w:r w:rsidR="00CA0427">
        <w:t xml:space="preserve"> maturation </w:t>
      </w:r>
      <w:r w:rsidR="00A84404">
        <w:t>or metabolism</w:t>
      </w:r>
      <w:r w:rsidR="007A6A95">
        <w:fldChar w:fldCharType="begin" w:fldLock="1"/>
      </w:r>
      <w:r w:rsidR="00FB021F">
        <w:instrText>ADDIN CSL_CITATION {"citationItems":[{"id":"ITEM-1","itemData":{"DOI":"10.1016/j.ebiom.2021.103474","ISSN":"2352-3964 (Electronic)","PMID":"34256347","abstract":"Whereas energy function in the aging brain and their related neurodegenerative  diseases has been explored in some detail, there is limited knowledge about molecular mechanisms and brain networks of energy metabolism during infancy and childhood. In this review we describe current insights on physiological brain energetics at prenatal and neonatal stages, and in childhood. We then describe the main groups of inborn errors of energy metabolism affecting the brain. Of note, scarce basic neuroscience research in this field limits the opportunity for these disorders to provide paradigms of energy utilization during neurodevelopment. Finally, we report energy metabolism disturbances in well-known non-metabolic neurodevelopmental disorders. As energy metabolism is a fundamental biological function, brain energy utilization is likely altered in most neuropediatric diseases. Precise knowledge on mechanisms of brain energy disturbance will open the possibility of metabolic modulation therapies regardless of disease etiology.","author":[{"dropping-particle":"","family":"A","given":"Oyarzábal","non-dropping-particle":"","parse-names":false,"suffix":""},{"dropping-particle":"","family":"U","given":"Musokhranova","non-dropping-particle":"","parse-names":false,"suffix":""},{"dropping-particle":"","family":"Lf","given":"Barros","non-dropping-particle":"","parse-names":false,"suffix":""},{"dropping-particle":"","family":"A","given":"García-Cazorla","non-dropping-particle":"","parse-names":false,"suffix":""}],"container-title":"EBioMedicine","id":"ITEM-1","issued":{"date-parts":[["2021","7"]]},"language":"eng","page":"103474","title":"Energy metabolism in childhood neurodevelopmental disorders.","type":"article-journal","volume":"69"},"uris":["http://www.mendeley.com/documents/?uuid=5c8aa4da-6aa9-4510-9ff8-df102f6d56df"]}],"mendeley":{"formattedCitation":"&lt;sup&gt;35&lt;/sup&gt;","plainTextFormattedCitation":"35","previouslyFormattedCitation":"&lt;sup&gt;35&lt;/sup&gt;"},"properties":{"noteIndex":0},"schema":"https://github.com/citation-style-language/schema/raw/master/csl-citation.json"}</w:instrText>
      </w:r>
      <w:r w:rsidR="007A6A95">
        <w:fldChar w:fldCharType="separate"/>
      </w:r>
      <w:r w:rsidR="007C2896" w:rsidRPr="007C2896">
        <w:rPr>
          <w:noProof/>
          <w:vertAlign w:val="superscript"/>
        </w:rPr>
        <w:t>35</w:t>
      </w:r>
      <w:r w:rsidR="007A6A95">
        <w:fldChar w:fldCharType="end"/>
      </w:r>
      <w:r w:rsidR="00BC1009">
        <w:t xml:space="preserve"> and</w:t>
      </w:r>
      <w:r w:rsidR="00CA0427">
        <w:t xml:space="preserve"> neuroinmunometabolism</w:t>
      </w:r>
      <w:r w:rsidR="00BC1009">
        <w:fldChar w:fldCharType="begin" w:fldLock="1"/>
      </w:r>
      <w:r w:rsidR="00FB021F">
        <w:instrText>ADDIN CSL_CITATION {"citationItems":[{"id":"ITEM-1","itemData":{"DOI":"10.1523/JNEUROSCI.0998-21.2022","ISSN":"1529-2401 (Electronic)","PMID":"35027409","abstract":"Neuroimmunometabolism is an emerging field that examines the intersection of  immunologic and metabolic cascades in the brain. Neuroinflammatory conditions often involve differential metabolic reprogramming in neuronal and glial cells through their immunometabolic sensors. The impact of such bioenergetic adaptation on general brain function is poorly understood, but this cross-talk becomes increasingly important in neurodegenerative disorders that exhibit reshaping of neuroimmunometabolic pathways. Here we summarize the intrinsic balance of neuroimmunometabolic substrates and sensors in the healthy brain and how their dysregulation can contribute to the pathophysiology of various neurodegenerative disorders. This review also proposes possible avenues for disease management through neuroimmunometabolic profiling and therapeutics to bridge translational gaps and guide future treatment strategies.SIGNIFICANCE STATEMENT Neuroimmunometabolism intersects with neuroinflammation and immunometabolic regulation of neurons and glial cells in the CNS. There is emerging evidence that neuroimmunometabolism plays an essential role in the manifestation of CNS degeneration. This review highlights how neuroimmunometabolic homeostasis is disrupted in various neurodegenerative conditions and could be a target for new therapeutic strategies.","author":[{"dropping-particle":"","family":"Mitra","given":"Swarup","non-dropping-particle":"","parse-names":false,"suffix":""},{"dropping-particle":"","family":"Banik","given":"Avijit","non-dropping-particle":"","parse-names":false,"suffix":""},{"dropping-particle":"","family":"Saurabh","given":"Sumit","non-dropping-particle":"","parse-names":false,"suffix":""},{"dropping-particle":"","family":"Maulik","given":"Malabika","non-dropping-particle":"","parse-names":false,"suffix":""},{"dropping-particle":"","family":"Khatri","given":"Shailesh N","non-dropping-particle":"","parse-names":false,"suffix":""}],"container-title":"The Journal of neuroscience : the official journal of the Society for  Neuroscience","id":"ITEM-1","issue":"10","issued":{"date-parts":[["2022","3"]]},"language":"eng","page":"1888-1907","publisher-place":"United States","title":"Neuroimmunometabolism: A New Pathological Nexus Underlying Neurodegenerative  Disorders.","type":"article-journal","volume":"42"},"uris":["http://www.mendeley.com/documents/?uuid=4f57f021-8845-4a89-84c8-ec343717fea4"]},{"id":"ITEM-2","itemData":{"DOI":"10.1038/s42255-023-00846-3","ISSN":"2522-5812 (Electronic)","PMID":"37488456","abstract":"In mammals, interleukin (IL)-17 cytokines are produced by innate and adaptive  lymphocytes. However, the IL-17 family has widespread expression throughout evolution, dating as far back as cnidaria, molluscs and worms, which predate lymphocytes. The evolutionary conservation of IL-17 suggests that it is involved in innate defence strategies, but also that this cytokine family has a fundamental role beyond typical host defence. Throughout evolution, IL-17 seems to have a major function in homeostatic maintenance at barrier sites. Most recently, a pivotal role has been identified for IL-17 in regulating cellular metabolism, neuroimmunology and tissue physiology, particularly in adipose tissue. Here we review the emerging role of IL-17 signalling in regulating metabolic processes, which may shine a light on the evolutionary role of IL-17 beyond typical immune responses. We propose that IL-17 helps to coordinate the cross-talk among the nervous, endocrine and immune systems for whole-body energy homeostasis as a key player in neuroimmunometabolism.","author":[{"dropping-particle":"","family":"Douglas","given":"Aaron","non-dropping-particle":"","parse-names":false,"suffix":""},{"dropping-particle":"","family":"Stevens","given":"Brenneth","non-dropping-particle":"","parse-names":false,"suffix":""},{"dropping-particle":"","family":"Lynch","given":"Lydia","non-dropping-particle":"","parse-names":false,"suffix":""}],"container-title":"Nature metabolism","id":"ITEM-2","issue":"7","issued":{"date-parts":[["2023","7"]]},"language":"eng","page":"1088-1100","publisher-place":"Germany","title":"Interleukin-17 as a key player in neuroimmunometabolism.","type":"article-journal","volume":"5"},"uris":["http://www.mendeley.com/documents/?uuid=01ee9265-4f26-40c8-a9c4-eb73962b8a18"]}],"mendeley":{"formattedCitation":"&lt;sup&gt;36,37&lt;/sup&gt;","plainTextFormattedCitation":"36,37","previouslyFormattedCitation":"&lt;sup&gt;36,37&lt;/sup&gt;"},"properties":{"noteIndex":0},"schema":"https://github.com/citation-style-language/schema/raw/master/csl-citation.json"}</w:instrText>
      </w:r>
      <w:r w:rsidR="00BC1009">
        <w:fldChar w:fldCharType="separate"/>
      </w:r>
      <w:r w:rsidR="007C2896" w:rsidRPr="007C2896">
        <w:rPr>
          <w:noProof/>
          <w:vertAlign w:val="superscript"/>
        </w:rPr>
        <w:t>36,37</w:t>
      </w:r>
      <w:r w:rsidR="00BC1009">
        <w:fldChar w:fldCharType="end"/>
      </w:r>
      <w:r w:rsidR="002D6AEA">
        <w:t xml:space="preserve">. Specifically, metabolic alterations </w:t>
      </w:r>
      <w:r w:rsidR="00A84404">
        <w:t xml:space="preserve">are known to play key roles in the pathophysiology </w:t>
      </w:r>
      <w:r w:rsidR="00DC1E11">
        <w:t>of neurodevelopmental diseases, and t</w:t>
      </w:r>
      <w:r w:rsidR="00A84404">
        <w:t xml:space="preserve">hey </w:t>
      </w:r>
      <w:r w:rsidR="003B1899">
        <w:t xml:space="preserve">have been explored in </w:t>
      </w:r>
      <w:r w:rsidR="00720487">
        <w:t>several</w:t>
      </w:r>
      <w:r w:rsidR="003D137E">
        <w:t xml:space="preserve"> non-metabolic diseases, such as</w:t>
      </w:r>
      <w:r w:rsidR="00720487">
        <w:t xml:space="preserve"> Rett syndrome</w:t>
      </w:r>
      <w:r w:rsidR="00FC2EA2">
        <w:fldChar w:fldCharType="begin" w:fldLock="1"/>
      </w:r>
      <w:r w:rsidR="00FB021F">
        <w:instrText>ADDIN CSL_CITATION {"citationItems":[{"id":"ITEM-1","itemData":{"DOI":"10.3389/fnint.2020.00007","ISSN":"1662-5145","PMID":"32161522","abstract":"Rett syndrome (RTT, OMIM 312750), a severe neurodevelopmental disorder characterized by regression with loss of spoken language and hand skills, development of characteristic hand stereotypies, and gait dysfunction, is primarily caused by de novo mutations in the X-linked gene Methyl-CpG-binding protein 2 (MECP2). Currently, treatment options are limited to symptomatic management, however, reversal of disease phenotype is possible in mouse models by restoration of normal MECP2 gene expression. A significant challenge is the lack of biomarkers of disease state, disease severity, or treatment response. Using a non-targeted metabolomic approach we evaluated metabolite profiles in plasma from thirty-four people with RTT compared to thirty-seven unaffected age- and gender-matched siblings. We identified sixty-six significantly altered metabolites that cluster broadly into amino acid, nitrogen handling, and exogenous substance pathways. RTT disease metabolite and metabolic pathways abnormalities point to evidence of oxidative stress, mitochondrial dysfunction, and alterations in gut microflora. These observed changes provide insight into underlying pathological mechanisms and the foundation for biomarker discovery of disease severity biomarkers.","author":[{"dropping-particle":"","family":"Neul","given":"Jeffrey L","non-dropping-particle":"","parse-names":false,"suffix":""},{"dropping-particle":"","family":"Skinner","given":"Steven A","non-dropping-particle":"","parse-names":false,"suffix":""},{"dropping-particle":"","family":"Annese","given":"Fran","non-dropping-particle":"","parse-names":false,"suffix":""},{"dropping-particle":"","family":"Lane","given":"Jane","non-dropping-particle":"","parse-names":false,"suffix":""},{"dropping-particle":"","family":"Heydemann","given":"Peter","non-dropping-particle":"","parse-names":false,"suffix":""},{"dropping-particle":"","family":"Jones","given":"Mary","non-dropping-particle":"","parse-names":false,"suffix":""},{"dropping-particle":"","family":"Kaufmann","given":"Walter E","non-dropping-particle":"","parse-names":false,"suffix":""},{"dropping-particle":"","family":"Glaze","given":"Daniel G","non-dropping-particle":"","parse-names":false,"suffix":""},{"dropping-particle":"","family":"Percy","given":"Alan K","non-dropping-particle":"","parse-names":false,"suffix":""}],"container-title":"Frontiers in Integrative Neuroscience","id":"ITEM-1","issued":{"date-parts":[["2020"]]},"note":"Untargeted metabolomics analysis of Rett (MeCP2) patients compared to same-sex siblings. They found that amino acid metabolism pathways were among the most affected, with decreased levels of indole lactate, indole propionate, and kynurenine. metabolites of phenylalanine and tyrosine were also affected, and for these and the tryptophan metabolites, it was noted that many were produced primarily by gut microbiota","page":"7","title":"Metabolic Signatures Differentiate Rett Syndrome From Unaffected Siblings","type":"article-journal","volume":"14"},"uris":["http://www.mendeley.com/documents/?uuid=f0d41dd1-eccb-4487-ab20-acd6cfa062f2"]},{"id":"ITEM-2","itemData":{"DOI":"10.1016/j.ebiom.2021.103474","ISSN":"2352-3964 (Electronic)","PMID":"34256347","abstract":"Whereas energy function in the aging brain and their related neurodegenerative  diseases has been explored in some detail, there is limited knowledge about molecular mechanisms and brain networks of energy metabolism during infancy and childhood. In this review we describe current insights on physiological brain energetics at prenatal and neonatal stages, and in childhood. We then describe the main groups of inborn errors of energy metabolism affecting the brain. Of note, scarce basic neuroscience research in this field limits the opportunity for these disorders to provide paradigms of energy utilization during neurodevelopment. Finally, we report energy metabolism disturbances in well-known non-metabolic neurodevelopmental disorders. As energy metabolism is a fundamental biological function, brain energy utilization is likely altered in most neuropediatric diseases. Precise knowledge on mechanisms of brain energy disturbance will open the possibility of metabolic modulation therapies regardless of disease etiology.","author":[{"dropping-particle":"","family":"A","given":"Oyarzábal","non-dropping-particle":"","parse-names":false,"suffix":""},{"dropping-particle":"","family":"U","given":"Musokhranova","non-dropping-particle":"","parse-names":false,"suffix":""},{"dropping-particle":"","family":"Lf","given":"Barros","non-dropping-particle":"","parse-names":false,"suffix":""},{"dropping-particle":"","family":"A","given":"García-Cazorla","non-dropping-particle":"","parse-names":false,"suffix":""}],"container-title":"EBioMedicine","id":"ITEM-2","issued":{"date-parts":[["2021","7"]]},"language":"eng","page":"103474","title":"Energy metabolism in childhood neurodevelopmental disorders.","type":"article-journal","volume":"69"},"uris":["http://www.mendeley.com/documents/?uuid=00fa5eb2-51d5-4729-a500-dc25c992670a"]}],"mendeley":{"formattedCitation":"&lt;sup&gt;35,38&lt;/sup&gt;","plainTextFormattedCitation":"35,38","previouslyFormattedCitation":"&lt;sup&gt;35,38&lt;/sup&gt;"},"properties":{"noteIndex":0},"schema":"https://github.com/citation-style-language/schema/raw/master/csl-citation.json"}</w:instrText>
      </w:r>
      <w:r w:rsidR="00FC2EA2">
        <w:fldChar w:fldCharType="separate"/>
      </w:r>
      <w:r w:rsidR="007C2896" w:rsidRPr="007C2896">
        <w:rPr>
          <w:noProof/>
          <w:vertAlign w:val="superscript"/>
        </w:rPr>
        <w:t>35,38</w:t>
      </w:r>
      <w:r w:rsidR="00FC2EA2">
        <w:fldChar w:fldCharType="end"/>
      </w:r>
      <w:r w:rsidR="00720487">
        <w:t xml:space="preserve">, </w:t>
      </w:r>
      <w:r w:rsidR="003D137E">
        <w:t>autism spectrum and psychiatric disorders or epileptic encephalopathies</w:t>
      </w:r>
      <w:r w:rsidR="001160ED">
        <w:fldChar w:fldCharType="begin" w:fldLock="1"/>
      </w:r>
      <w:r w:rsidR="00FB021F">
        <w:instrText>ADDIN CSL_CITATION {"citationItems":[{"id":"ITEM-1","itemData":{"DOI":"10.1016/j.ebiom.2021.103474","ISSN":"2352-3964 (Electronic)","PMID":"34256347","abstract":"Whereas energy function in the aging brain and their related neurodegenerative  diseases has been explored in some detail, there is limited knowledge about molecular mechanisms and brain networks of energy metabolism during infancy and childhood. In this review we describe current insights on physiological brain energetics at prenatal and neonatal stages, and in childhood. We then describe the main groups of inborn errors of energy metabolism affecting the brain. Of note, scarce basic neuroscience research in this field limits the opportunity for these disorders to provide paradigms of energy utilization during neurodevelopment. Finally, we report energy metabolism disturbances in well-known non-metabolic neurodevelopmental disorders. As energy metabolism is a fundamental biological function, brain energy utilization is likely altered in most neuropediatric diseases. Precise knowledge on mechanisms of brain energy disturbance will open the possibility of metabolic modulation therapies regardless of disease etiology.","author":[{"dropping-particle":"","family":"A","given":"Oyarzábal","non-dropping-particle":"","parse-names":false,"suffix":""},{"dropping-particle":"","family":"U","given":"Musokhranova","non-dropping-particle":"","parse-names":false,"suffix":""},{"dropping-particle":"","family":"Lf","given":"Barros","non-dropping-particle":"","parse-names":false,"suffix":""},{"dropping-particle":"","family":"A","given":"García-Cazorla","non-dropping-particle":"","parse-names":false,"suffix":""}],"container-title":"EBioMedicine","id":"ITEM-1","issued":{"date-parts":[["2021","7"]]},"language":"eng","page":"103474","title":"Energy metabolism in childhood neurodevelopmental disorders.","type":"article-journal","volume":"69"},"uris":["http://www.mendeley.com/documents/?uuid=00fa5eb2-51d5-4729-a500-dc25c992670a"]}],"mendeley":{"formattedCitation":"&lt;sup&gt;35&lt;/sup&gt;","plainTextFormattedCitation":"35","previouslyFormattedCitation":"&lt;sup&gt;35&lt;/sup&gt;"},"properties":{"noteIndex":0},"schema":"https://github.com/citation-style-language/schema/raw/master/csl-citation.json"}</w:instrText>
      </w:r>
      <w:r w:rsidR="001160ED">
        <w:fldChar w:fldCharType="separate"/>
      </w:r>
      <w:r w:rsidR="007C2896" w:rsidRPr="007C2896">
        <w:rPr>
          <w:noProof/>
          <w:vertAlign w:val="superscript"/>
        </w:rPr>
        <w:t>35</w:t>
      </w:r>
      <w:r w:rsidR="001160ED">
        <w:fldChar w:fldCharType="end"/>
      </w:r>
      <w:r w:rsidR="00F3570D">
        <w:t>.</w:t>
      </w:r>
      <w:r w:rsidR="008E67CC">
        <w:t xml:space="preserve"> The study of metabolism in neurodevelopmental pathologies will favor not only the advance in the knowledge of these diseases, but also the identification of biomarkers and new therapeutic targets. </w:t>
      </w:r>
    </w:p>
    <w:p w14:paraId="5DFC224B" w14:textId="6318B1EC" w:rsidR="007B066E" w:rsidRPr="007B066E" w:rsidRDefault="008E67CC" w:rsidP="00DD59B3">
      <w:r>
        <w:t xml:space="preserve">In our work we have studied the neurometabolic component of four neurodevelopmental diseases in which the main element of their pathophysiology is an altered glutamatergic neurotransmission. </w:t>
      </w:r>
      <w:r w:rsidR="007B066E">
        <w:t xml:space="preserve">For that, we have analyzed cerebrospinal fluid </w:t>
      </w:r>
      <w:r w:rsidR="00C0081A">
        <w:t>29</w:t>
      </w:r>
      <w:r w:rsidR="007B066E">
        <w:t xml:space="preserve"> samples from patients and controls distributed in three different groups: a) patients with conditions associated to increased glutamatergic activity and unbalanced glutamate/GABAergic activity (mutations in </w:t>
      </w:r>
      <w:r w:rsidR="007B066E" w:rsidRPr="00DC1E11">
        <w:rPr>
          <w:i/>
        </w:rPr>
        <w:t>MECP2</w:t>
      </w:r>
      <w:r w:rsidR="007B066E">
        <w:t xml:space="preserve"> and </w:t>
      </w:r>
      <w:r w:rsidR="007B066E" w:rsidRPr="00DC1E11">
        <w:rPr>
          <w:i/>
        </w:rPr>
        <w:t>CDKL5</w:t>
      </w:r>
      <w:r w:rsidR="007B066E" w:rsidRPr="007B066E">
        <w:t>)</w:t>
      </w:r>
      <w:r w:rsidR="007B066E">
        <w:t xml:space="preserve">, b) patients with encephalopathies associated to hypo-glutamatergic activity (with mutations in </w:t>
      </w:r>
      <w:r w:rsidR="007B066E">
        <w:rPr>
          <w:i/>
        </w:rPr>
        <w:t xml:space="preserve">STXBP1 </w:t>
      </w:r>
      <w:r w:rsidR="007B066E" w:rsidRPr="007B066E">
        <w:t>and</w:t>
      </w:r>
      <w:r w:rsidR="007B066E" w:rsidRPr="00DC1E11">
        <w:rPr>
          <w:i/>
        </w:rPr>
        <w:t xml:space="preserve"> GRIN</w:t>
      </w:r>
      <w:r w:rsidR="00C0081A">
        <w:rPr>
          <w:i/>
        </w:rPr>
        <w:t xml:space="preserve">1 </w:t>
      </w:r>
      <w:r w:rsidR="00C0081A" w:rsidRPr="00C0081A">
        <w:t>and</w:t>
      </w:r>
      <w:r w:rsidR="00C0081A">
        <w:rPr>
          <w:i/>
        </w:rPr>
        <w:t xml:space="preserve"> GRIN</w:t>
      </w:r>
      <w:r w:rsidR="007B066E" w:rsidRPr="00DC1E11">
        <w:rPr>
          <w:i/>
        </w:rPr>
        <w:t>2B</w:t>
      </w:r>
      <w:r w:rsidR="007B066E">
        <w:rPr>
          <w:i/>
        </w:rPr>
        <w:t xml:space="preserve"> </w:t>
      </w:r>
      <w:r w:rsidR="007B066E">
        <w:t xml:space="preserve">genes) and c) controls. </w:t>
      </w:r>
      <w:r w:rsidR="007B066E" w:rsidRPr="00D744A7">
        <w:t xml:space="preserve">One of the main </w:t>
      </w:r>
      <w:r w:rsidR="007B066E">
        <w:t xml:space="preserve">objectives of </w:t>
      </w:r>
      <w:r w:rsidR="007B066E" w:rsidRPr="00D744A7">
        <w:t>this work is to understand whether the metabolic alterations associated with defects in glutamatergic neurotransmission may be common to several pathologies, or different for each clinical entity.</w:t>
      </w:r>
      <w:r w:rsidR="007B066E">
        <w:t xml:space="preserve"> As we are analyzing the metabolic profile of non-primary metabolic diseases, differences between patients and controls are expected to be subtle. Our study found that despite some overlapping between patients and controls when all metabolites were taken into account, patients clustered together regardless of mutation,</w:t>
      </w:r>
      <w:r w:rsidR="007B066E" w:rsidRPr="00DD59B3">
        <w:t xml:space="preserve"> </w:t>
      </w:r>
      <w:r w:rsidR="007B066E">
        <w:t>pointing towards shared metabolic alterations underlying in their pathophysiology.</w:t>
      </w:r>
      <w:r w:rsidR="002B16CE" w:rsidRPr="002B16CE">
        <w:t xml:space="preserve"> </w:t>
      </w:r>
    </w:p>
    <w:p w14:paraId="6FEF6D33" w14:textId="12F7F1A5" w:rsidR="00CA0427" w:rsidRDefault="00E539B5" w:rsidP="00CA0427">
      <w:r>
        <w:t>While studying these alterations in CSF can suppose a limitation to the study, especially due to the difficulty of obtaining samples from controls, it allows us to understand more accurately what is occurring in the brains of patients during the course of the disease</w:t>
      </w:r>
      <w:r>
        <w:fldChar w:fldCharType="begin" w:fldLock="1"/>
      </w:r>
      <w:r w:rsidR="00FB021F">
        <w:instrText>ADDIN CSL_CITATION {"citationItems":[{"id":"ITEM-1","itemData":{"DOI":"10.1016/j.cca.2013.08.020","ISSN":"1873-3492 (Electronic)","PMID":"24035970","abstract":"Metabolomics consists of the quantitative analysis of a large number of low  molecular mass metabolites involving substrates or products in metabolic pathways existing in all living systems. The analysis of the metabolic profile detectable in a human biological fluid allows to instantly identify changes in the composition of endogenous and exogenous metabolites caused by the interaction between specific physiopathological states, gene expression, and environment. In pediatrics and neonatology, metabolomics offers new encouraging perspectives for the improvement of critically ill patient outcome, for the early recognition of metabolic profiles associated with the development of diseases in the adult life, and for delivery of individualized medicine. In this view, nutrimetabolomics, based on the recognition of specific cluster of metabolites associated with nutrition and pharmacometabolomics, based on the capacity to personalize drug therapy by analyzing metabolic modifications due to therapeutic treatment may open new frontiers in the prevention and in the treatment of pediatric and neonatal diseases. This review summarizes the most relevant results published in the literature on the application of metabolomics in pediatric and neonatal clinical settings. However, there is the urgent need to standardize physiological and preanalytical variables, analytical methods, data processing, and result presentation, before establishing the definitive clinical value of results.","author":[{"dropping-particle":"","family":"Mussap","given":"Michele","non-dropping-particle":"","parse-names":false,"suffix":""},{"dropping-particle":"","family":"Antonucci","given":"Roberto","non-dropping-particle":"","parse-names":false,"suffix":""},{"dropping-particle":"","family":"Noto","given":"Antonio","non-dropping-particle":"","parse-names":false,"suffix":""},{"dropping-particle":"","family":"Fanos","given":"Vassilios","non-dropping-particle":"","parse-names":false,"suffix":""}],"container-title":"Clinica chimica acta; international journal of clinical chemistry","id":"ITEM-1","issued":{"date-parts":[["2013","11"]]},"language":"eng","page":"127-138","publisher-place":"Netherlands","title":"The role of metabolomics in neonatal and pediatric laboratory medicine.","type":"article-journal","volume":"426"},"uris":["http://www.mendeley.com/documents/?uuid=9abb6a4d-52ac-47ed-b7da-630e0ac078b2"]},{"id":"ITEM-2","itemData":{"DOI":"10.1111/cns.14312","ISSN":"1755-5949 (Electronic)","PMID":"37381696","abstract":"AIMS: Status epilepticus (SE) is the most common neurological emergency in  pediatric patients. This study aimed to screen for prognostic biomarkers of SE in the cerebrospinal fluid (CSF) using metabolomics. METHODS: Ultra-performance liquid chromatography quadrupole time-of-flight tandem mass spectrometry (UPLC-QTOF-MS) was conducted to identify prognostic biomarkers in CSF metabolomics by comparing the poor outcome group (N = 13) with the good outcome group (N = 15) of children with SE. Differentially expressed metabolites were identified using Mann-Whitney U test corrected by Benjamini-Hochberg and partial least squares discriminant analysis (PLS-DA). RESULTS: The PLS-DA model identified and validated significant metabolic differences between the poor and good outcome groups of children with SE (PLS-DA with R(2) Y = 0.992 and Q(2) = 0.798). A total of 49 prognosis-related metabolites were identified. Of these metabolites, 20 including glutamyl-glutamine, 3-iodothyronamine, and L-fucose had an area under the curve (AUC) ≥ 80% in prognostic prediction of SE. The logistic regression model combining glutamyl-glutamine and 3-iodothyronamine produced an AUC value of 0.976, with a sensitivity of 0.863 and specificity of 0.956. Pathway analysis revealed that dysregulation of the citrate cycle (TCA) and arginine biosynthesis may contribute to poor SE prognosis. CONCLUSIONS: This study highlighted the prognosis-related metabolomic disturbances in the CSF of children with SE and identified potential prognostic biomarkers. A prognostic prediction model combining glutamyl-glutamine and 3-iodothyronamine with high predictive value was established.","author":[{"dropping-particle":"","family":"Wang","given":"Tianqi","non-dropping-particle":"","parse-names":false,"suffix":""},{"dropping-particle":"","family":"Li","given":"Chunpei","non-dropping-particle":"","parse-names":false,"suffix":""},{"dropping-particle":"","family":"Ma","given":"Yu","non-dropping-particle":"","parse-names":false,"suffix":""},{"dropping-particle":"","family":"Zhou","given":"Hao","non-dropping-particle":"","parse-names":false,"suffix":""},{"dropping-particle":"","family":"Du","given":"Xiaonan","non-dropping-particle":"","parse-names":false,"suffix":""},{"dropping-particle":"","family":"Li","given":"Yingfeng","non-dropping-particle":"","parse-names":false,"suffix":""},{"dropping-particle":"","family":"Long","given":"Shasha","non-dropping-particle":"","parse-names":false,"suffix":""},{"dropping-particle":"","family":"Ding","given":"Yifeng","non-dropping-particle":"","parse-names":false,"suffix":""},{"dropping-particle":"","family":"Lu","given":"Guoping","non-dropping-particle":"","parse-names":false,"suffix":""},{"dropping-particle":"","family":"Chen","given":"Weiming","non-dropping-particle":"","parse-names":false,"suffix":""},{"dropping-particle":"","family":"Zhou","given":"Yuanfeng","non-dropping-particle":"","parse-names":false,"suffix":""},{"dropping-particle":"","family":"Yu","given":"Lifei","non-dropping-particle":"","parse-names":false,"suffix":""},{"dropping-particle":"","family":"Wang","given":"Ji","non-dropping-particle":"","parse-names":false,"suffix":""},{"dropping-particle":"","family":"Wang","given":"Yi","non-dropping-particle":"","parse-names":false,"suffix":""}],"container-title":"CNS neuroscience &amp; therapeutics","id":"ITEM-2","issued":{"date-parts":[["2023","6"]]},"language":"eng","publisher-place":"England","title":"Metabolomics of cerebrospinal fluid reveals prognostic biomarkers in pediatric  status epilepticus.","type":"article-journal"},"uris":["http://www.mendeley.com/documents/?uuid=a1a5a588-54eb-49be-9a5e-f9bca349a10d"]},{"id":"ITEM-3","itemData":{"DOI":"10.1002/jimd.12253","ISSN":"1573-2665 (Electronic)","PMID":"32406085","abstract":"Timely diagnosis is essential for patients with neurometabolic disorders to  enable targeted treatment. Next-Generation Metabolic Screening (NGMS) allows for simultaneous screening of multiple diseases and yields a holistic view of disturbed metabolic pathways. We applied this technique to define a cerebrospinal fluid (CSF) reference metabolome and validated our approach with patients with known neurometabolic disorders. Samples were measured using ultra-high-performance liquid chromatography-quadrupole time-of-flight mass spectrometry followed by (un)targeted analysis. For the reference metabolome, CSF samples from patients with normal general chemistry results and no neurometabolic diagnosis were selected and grouped based on sex and age (0-2/2-5/5-10/10-15 years). We checked the levels of known biomarkers in CSF from seven patients with five different neurometabolic disorders to confirm the suitability of our method for diagnosis. Untargeted analysis of 87 control CSF samples yielded 8036 features for semiquantitative analysis. No sex differences were found, but 1782 features (22%) were different between age groups (q &lt; 0.05). We identified 206 diagnostic metabolites in targeted analysis. In a subset of 20 high-intensity metabolites and 10 biomarkers, 17 (57%) were age-dependent. For each neurometabolic patient, ≥1 specific biomarker(s) could be identified in CSF, thus confirming the diagnosis. In two cases, age-matching was essential for correct interpretation of the metabolomic profile. In conclusion, NGMS in CSF is a powerful tool in defining a diagnosis for neurometabolic disorders. Using our database with many (age-dependent) features in CSF, our untargeted approach will facilitate biomarker discovery and further understanding of mechanisms of neurometabolic disorders.","author":[{"dropping-particle":"","family":"Peters","given":"Tessa M A","non-dropping-particle":"","parse-names":false,"suffix":""},{"dropping-particle":"","family":"Engelke","given":"Udo F H","non-dropping-particle":"","parse-names":false,"suffix":""},{"dropping-particle":"","family":"Boer","given":"Siebolt","non-dropping-particle":"de","parse-names":false,"suffix":""},{"dropping-particle":"","family":"Heeft","given":"Ed","non-dropping-particle":"van der","parse-names":false,"suffix":""},{"dropping-particle":"","family":"Pritsch","given":"Cynthia","non-dropping-particle":"","parse-names":false,"suffix":""},{"dropping-particle":"","family":"Kulkarni","given":"Purva","non-dropping-particle":"","parse-names":false,"suffix":""},{"dropping-particle":"","family":"Wevers","given":"Ron A","non-dropping-particle":"","parse-names":false,"suffix":""},{"dropping-particle":"","family":"Willemsen","given":"Michèl A A P","non-dropping-particle":"","parse-names":false,"suffix":""},{"dropping-particle":"","family":"Verbeek","given":"Marcel M","non-dropping-particle":"","parse-names":false,"suffix":""},{"dropping-particle":"","family":"Coene","given":"Karlien L M","non-dropping-particle":"","parse-names":false,"suffix":""}],"container-title":"Journal of inherited metabolic disease","id":"ITEM-3","issue":"5","issued":{"date-parts":[["2020","9"]]},"language":"eng","page":"1112-1120","publisher-place":"United States","title":"Confirmation of neurometabolic diagnoses using age-dependent cerebrospinal fluid  metabolomic profiles.","type":"article-journal","volume":"43"},"uris":["http://www.mendeley.com/documents/?uuid=8d44c4ac-37e9-43ad-9364-1126757e26f0"]}],"mendeley":{"formattedCitation":"&lt;sup&gt;15,17,39&lt;/sup&gt;","plainTextFormattedCitation":"15,17,39","previouslyFormattedCitation":"&lt;sup&gt;15,17,39&lt;/sup&gt;"},"properties":{"noteIndex":0},"schema":"https://github.com/citation-style-language/schema/raw/master/csl-citation.json"}</w:instrText>
      </w:r>
      <w:r>
        <w:fldChar w:fldCharType="separate"/>
      </w:r>
      <w:r w:rsidR="007C2896" w:rsidRPr="007C2896">
        <w:rPr>
          <w:noProof/>
          <w:vertAlign w:val="superscript"/>
        </w:rPr>
        <w:t>15,17,39</w:t>
      </w:r>
      <w:r>
        <w:fldChar w:fldCharType="end"/>
      </w:r>
      <w:r>
        <w:t>.</w:t>
      </w:r>
      <w:r w:rsidR="008E67CC" w:rsidRPr="007A382A">
        <w:t>A</w:t>
      </w:r>
      <w:r w:rsidR="00D9668D" w:rsidRPr="007A382A">
        <w:t xml:space="preserve">nalysis </w:t>
      </w:r>
      <w:r w:rsidR="00C92B3A" w:rsidRPr="007A382A">
        <w:t xml:space="preserve">of metabolic </w:t>
      </w:r>
      <w:r w:rsidR="007B066E" w:rsidRPr="007A382A">
        <w:t>variations</w:t>
      </w:r>
      <w:r w:rsidR="00C92B3A" w:rsidRPr="007A382A">
        <w:t xml:space="preserve"> in patients and controls CSF has revealed common </w:t>
      </w:r>
      <w:r w:rsidR="00D744A7" w:rsidRPr="007A382A">
        <w:t xml:space="preserve">alterations </w:t>
      </w:r>
      <w:r w:rsidR="00DD59B3" w:rsidRPr="007A382A">
        <w:t xml:space="preserve">that are </w:t>
      </w:r>
      <w:r w:rsidR="00D744A7" w:rsidRPr="007A382A">
        <w:t>shaping the pathophysiology of neurodevelopmental diseases</w:t>
      </w:r>
      <w:r w:rsidR="00FE5E35" w:rsidRPr="007A382A">
        <w:t xml:space="preserve">. </w:t>
      </w:r>
      <w:r w:rsidR="007A382A" w:rsidRPr="007A382A">
        <w:t>Integrating multivariate and univariate analysis identified</w:t>
      </w:r>
      <w:r w:rsidR="009F4746" w:rsidRPr="007A382A">
        <w:t xml:space="preserve"> </w:t>
      </w:r>
      <w:r w:rsidR="007A382A" w:rsidRPr="007A382A">
        <w:t>25</w:t>
      </w:r>
      <w:r w:rsidR="009F4746" w:rsidRPr="007A382A">
        <w:t xml:space="preserve"> metabolites in </w:t>
      </w:r>
      <w:r w:rsidR="00C0081A">
        <w:t xml:space="preserve">Rett + CDKL5 </w:t>
      </w:r>
      <w:r w:rsidR="009F4746" w:rsidRPr="007A382A">
        <w:t xml:space="preserve"> and </w:t>
      </w:r>
      <w:r w:rsidR="007A382A" w:rsidRPr="007A382A">
        <w:t>1</w:t>
      </w:r>
      <w:r w:rsidR="009F4746" w:rsidRPr="007A382A">
        <w:t xml:space="preserve">7 in hypo-glutamatergic disorders that were </w:t>
      </w:r>
      <w:r w:rsidR="007A382A" w:rsidRPr="007A382A">
        <w:t xml:space="preserve">contributing to their pathophysiology. </w:t>
      </w:r>
      <w:r w:rsidR="00CA0427">
        <w:t>Pathway analysis of our data showed that the metabolic routes differing between patients and controls were mostly involved in amino acid and energy metab</w:t>
      </w:r>
      <w:r w:rsidR="007B066E">
        <w:t>olism, especially in tryptophan</w:t>
      </w:r>
      <w:r w:rsidR="00CA0427">
        <w:t xml:space="preserve"> metabolism. The two groups of patients showed highly similar metabolic profiles, though several</w:t>
      </w:r>
      <w:r w:rsidR="00CA0427" w:rsidRPr="007A382A">
        <w:t xml:space="preserve"> metabolites were identified as</w:t>
      </w:r>
      <w:r w:rsidR="007B066E">
        <w:t xml:space="preserve"> significant</w:t>
      </w:r>
      <w:r w:rsidR="00CA0427" w:rsidRPr="007A382A">
        <w:t xml:space="preserve"> altered on </w:t>
      </w:r>
      <w:r w:rsidR="007B066E">
        <w:t>Rett and CDKL5</w:t>
      </w:r>
      <w:r w:rsidR="00CA0427" w:rsidRPr="007A382A">
        <w:t xml:space="preserve"> but not on hypo-glutamatergic disorders.</w:t>
      </w:r>
      <w:r w:rsidR="00CA0427">
        <w:t xml:space="preserve"> This could be explained due to the smaller number of hypo-glutamatergic patients that were available for the study. Further studies including larger cohort of these specific disorders will confirm and extend these results.</w:t>
      </w:r>
    </w:p>
    <w:p w14:paraId="2E20A9FA" w14:textId="16F2DDE6" w:rsidR="00DC488A" w:rsidRDefault="00E539B5" w:rsidP="00F001F9">
      <w:r>
        <w:t>P</w:t>
      </w:r>
      <w:r w:rsidR="005C301F" w:rsidRPr="007A382A">
        <w:t xml:space="preserve">revious work </w:t>
      </w:r>
      <w:r w:rsidR="00FE5E35" w:rsidRPr="007A382A">
        <w:t>on the study of metabolic alterations in neurodevelopmental</w:t>
      </w:r>
      <w:r w:rsidR="00FE5E35">
        <w:t xml:space="preserve"> diseases </w:t>
      </w:r>
      <w:r w:rsidR="00F97E24">
        <w:t xml:space="preserve">has focused </w:t>
      </w:r>
      <w:r w:rsidR="00FE5E35">
        <w:t xml:space="preserve">on pathways as energy metabolism, </w:t>
      </w:r>
      <w:r w:rsidR="00E47DE6">
        <w:t xml:space="preserve">redox homeostasis </w:t>
      </w:r>
      <w:r w:rsidR="00FE5E35">
        <w:t xml:space="preserve">or lipid metabolism, </w:t>
      </w:r>
      <w:r>
        <w:t xml:space="preserve">yet </w:t>
      </w:r>
      <w:r w:rsidR="00E47DE6">
        <w:t xml:space="preserve">the role of </w:t>
      </w:r>
      <w:r w:rsidR="002642AA">
        <w:t xml:space="preserve">amino acids metabolism </w:t>
      </w:r>
      <w:r w:rsidR="00E47DE6">
        <w:t xml:space="preserve">in non-metabolic diseases </w:t>
      </w:r>
      <w:r w:rsidR="007A04BC">
        <w:t xml:space="preserve">has been understudied. </w:t>
      </w:r>
      <w:r w:rsidR="00DD59B3">
        <w:t>Amino acids</w:t>
      </w:r>
      <w:r w:rsidR="00642A7F">
        <w:t xml:space="preserve"> are essential players in brain function and development: besides protein synthesis, </w:t>
      </w:r>
      <w:r w:rsidR="00DD59B3">
        <w:t>they</w:t>
      </w:r>
      <w:r w:rsidR="00642A7F">
        <w:t xml:space="preserve"> act as neuromodulators and are </w:t>
      </w:r>
      <w:r w:rsidR="00AF6F7E">
        <w:t xml:space="preserve">the </w:t>
      </w:r>
      <w:r w:rsidR="007D54FF">
        <w:t>biosynthetic precursors</w:t>
      </w:r>
      <w:r w:rsidR="00AF6F7E" w:rsidRPr="00AF6F7E">
        <w:t xml:space="preserve"> of various neurotransmitter</w:t>
      </w:r>
      <w:r w:rsidR="00AF6F7E">
        <w:t xml:space="preserve">s. </w:t>
      </w:r>
      <w:r w:rsidR="00DC488A">
        <w:t xml:space="preserve">Primary dysregulation of amino acids metabolism result in neurodevelopmental pathologies that exemplify their importance in the function of the developing brain. Such is the case of as </w:t>
      </w:r>
      <w:r w:rsidR="00DC488A" w:rsidRPr="00DA469E">
        <w:t>Aromatic L-amino Acid Decarboxylase (AADC) deficiency</w:t>
      </w:r>
      <w:r w:rsidR="00DC488A">
        <w:t>, in which both tyrosine and tryptophan metabolism is impaired</w:t>
      </w:r>
      <w:r w:rsidR="00DC488A">
        <w:fldChar w:fldCharType="begin" w:fldLock="1"/>
      </w:r>
      <w:r w:rsidR="00FB021F">
        <w:instrText>ADDIN CSL_CITATION {"citationItems":[{"id":"ITEM-1","itemData":{"DOI":"10.1186/s13023-016-0522-z","ISSN":"1750-1172 (Electronic)","PMID":"28100251","abstract":"Aromatic L-amino acid decarboxylase deficiency (AADCD) is a rare, autosomal  recessive neurometabolic disorder that leads to a severe combined deficiency of serotonin, dopamine, norepinephrine and epinephrine. Onset is early in life, and key clinical symptoms are hypotonia, movement disorders (oculogyric crisis, dystonia, and hypokinesia), developmental delay, and autonomic symptoms.In this consensus guideline, representatives of the International Working Group on Neurotransmitter Related Disorders (iNTD) and patient representatives evaluated all available evidence for diagnosis and treatment of AADCD and made recommendations using SIGN and GRADE methodology. In the face of limited definitive evidence, we constructed practical recommendations on clinical diagnosis, laboratory diagnosis, imaging and electroencephalograpy, medical treatments and non-medical treatments. Furthermore, we identified topics for further research. We believe this guideline will improve the care for AADCD patients around the world whilst promoting general awareness of this rare disease.","author":[{"dropping-particle":"","family":"Wassenberg","given":"Tessa","non-dropping-particle":"","parse-names":false,"suffix":""},{"dropping-particle":"","family":"Molero-Luis","given":"Marta","non-dropping-particle":"","parse-names":false,"suffix":""},{"dropping-particle":"","family":"Jeltsch","given":"Kathrin","non-dropping-particle":"","parse-names":false,"suffix":""},{"dropping-particle":"","family":"Hoffmann","given":"Georg F","non-dropping-particle":"","parse-names":false,"suffix":""},{"dropping-particle":"","family":"Assmann","given":"Birgit","non-dropping-particle":"","parse-names":false,"suffix":""},{"dropping-particle":"","family":"Blau","given":"Nenad","non-dropping-particle":"","parse-names":false,"suffix":""},{"dropping-particle":"","family":"Garcia-Cazorla","given":"Angeles","non-dropping-particle":"","parse-names":false,"suffix":""},{"dropping-particle":"","family":"Artuch","given":"Rafael","non-dropping-particle":"","parse-names":false,"suffix":""},{"dropping-particle":"","family":"Pons","given":"Roser","non-dropping-particle":"","parse-names":false,"suffix":""},{"dropping-particle":"","family":"Pearson","given":"Toni S","non-dropping-particle":"","parse-names":false,"suffix":""},{"dropping-particle":"","family":"Leuzzi","given":"Vincenco","non-dropping-particle":"","parse-names":false,"suffix":""},{"dropping-particle":"","family":"Mastrangelo","given":"Mario","non-dropping-particle":"","parse-names":false,"suffix":""},{"dropping-particle":"","family":"Pearl","given":"Phillip L","non-dropping-particle":"","parse-names":false,"suffix":""},{"dropping-particle":"","family":"Lee","given":"Wang Tso","non-dropping-particle":"","parse-names":false,"suffix":""},{"dropping-particle":"","family":"Kurian","given":"Manju A","non-dropping-particle":"","parse-names":false,"suffix":""},{"dropping-particle":"","family":"Heales","given":"Simon","non-dropping-particle":"","parse-names":false,"suffix":""},{"dropping-particle":"","family":"Flint","given":"Lisa","non-dropping-particle":"","parse-names":false,"suffix":""},{"dropping-particle":"","family":"Verbeek","given":"Marcel","non-dropping-particle":"","parse-names":false,"suffix":""},{"dropping-particle":"","family":"Willemsen","given":"Michèl","non-dropping-particle":"","parse-names":false,"suffix":""},{"dropping-particle":"","family":"Opladen","given":"Thomas","non-dropping-particle":"","parse-names":false,"suffix":""}],"container-title":"Orphanet journal of rare diseases","id":"ITEM-1","issue":"1","issued":{"date-parts":[["2017","1"]]},"language":"eng","page":"12","publisher-place":"England","title":"Consensus guideline for the diagnosis and treatment of aromatic l-amino acid  decarboxylase (AADC) deficiency.","type":"article-journal","volume":"12"},"uris":["http://www.mendeley.com/documents/?uuid=c2393b4d-08ae-4e28-9cb0-0adf8e1f7b9e"]},{"id":"ITEM-2","itemData":{"DOI":"10.1155/2022/2210555","ISSN":"1875-8584 (Electronic)","PMID":"36268467","abstract":"Aromatic L-amino acid decarboxylase (AADC) deficiency is a rare congenital  autosomal recessive metabolic disorder caused by pathogenic homozygous or compound heterozygous variants in the dopa decarboxylase (DDC) gene. Adeno-associated viral vector-mediated gene transfer of the human AADC gene into the putamina has become available. This systematic review on PubMed, Scopus databases, and other sources is aimed at describing the AADC whole phenotypic spectrum in order to facilitate its early diagnosis. Literature reviews, original articles, retrospective and comparative studies, large case series, case reports, and short communications were considered. A database was set up using Microsoft Excel to collect clinical, molecular, biochemical, and therapeutic data. By analysing 261 patients from 41 papers with molecular and/or biochemical diagnosis of AADC deficiency for which individuality could be determined with certainty, we found symptom onset to occur in the first 6 months of life in 93% of cases. Hypotonia and developmental delay are cardinal signs, reported as present in 73.9% and 72% of cases, respectively. Oculogyric crises were seen in 67% of patients while hypokinesia in 42% and ptosis in 26%. Dysautonomic features have been revealed in 53% and gastrointestinal symptoms in 19% of cases. With 37% and 30% of patients reported being affected by sleep and behavioural disorders, it seems to be commoner than previously acknowledged. Although reporting bias cannot be excluded, there is still a need for comprehensive clinical descriptions of symptoms at onset and during follow-up. In fact, our review suggests that most of the neurological and extraneurological symptoms and signs reported, although quite frequent in this condition, are not pathognomonic, and therefore, ADCC deficiency can remain an underdiscovered disorder.","author":[{"dropping-particle":"","family":"Rizzi","given":"Susanna","non-dropping-particle":"","parse-names":false,"suffix":""},{"dropping-particle":"","family":"Spagnoli","given":"Carlotta","non-dropping-particle":"","parse-names":false,"suffix":""},{"dropping-particle":"","family":"Frattini","given":"Daniele","non-dropping-particle":"","parse-names":false,"suffix":""},{"dropping-particle":"","family":"Pisani","given":"Francesco","non-dropping-particle":"","parse-names":false,"suffix":""},{"dropping-particle":"","family":"Fusco","given":"Carlo","non-dropping-particle":"","parse-names":false,"suffix":""}],"container-title":"Behavioural neurology","id":"ITEM-2","issued":{"date-parts":[["2022"]]},"language":"eng","page":"2210555","publisher-place":"Netherlands","title":"Clinical Features in Aromatic L-Amino Acid Decarboxylase (AADC) Deficiency: A  Systematic Review.","type":"article-journal","volume":"2022"},"uris":["http://www.mendeley.com/documents/?uuid=f24a0231-9a21-47f4-be42-d4527b7234ca"]}],"mendeley":{"formattedCitation":"&lt;sup&gt;40,41&lt;/sup&gt;","plainTextFormattedCitation":"40,41","previouslyFormattedCitation":"&lt;sup&gt;40,41&lt;/sup&gt;"},"properties":{"noteIndex":0},"schema":"https://github.com/citation-style-language/schema/raw/master/csl-citation.json"}</w:instrText>
      </w:r>
      <w:r w:rsidR="00DC488A">
        <w:fldChar w:fldCharType="separate"/>
      </w:r>
      <w:r w:rsidR="007C2896" w:rsidRPr="007C2896">
        <w:rPr>
          <w:noProof/>
          <w:vertAlign w:val="superscript"/>
        </w:rPr>
        <w:t>40,41</w:t>
      </w:r>
      <w:r w:rsidR="00DC488A">
        <w:fldChar w:fldCharType="end"/>
      </w:r>
      <w:r w:rsidR="00DC488A">
        <w:t>, or BCAAs metabolism that can lead to Maple Syrup Urine Disease (MSUD)</w:t>
      </w:r>
      <w:r w:rsidR="00DC488A">
        <w:fldChar w:fldCharType="begin" w:fldLock="1"/>
      </w:r>
      <w:r w:rsidR="00FB021F">
        <w:instrText>ADDIN CSL_CITATION {"citationItems":[{"id":"ITEM-1","itemData":{"DOI":"10.1016/j.ymgme.2020.01.006","ISSN":"1096-7206 (Electronic)","PMID":"31980395","abstract":"Over the past three decades, we studied 184 individuals with 174 different  molecular variants of branched-chain α-ketoacid dehydrogenase activity, and here delineate essential clinical and biochemical aspects of the maple syrup urine disease (MSUD) phenotype. We collected data about treatment, survival, hospitalization, metabolic control, and liver transplantation from patients with classic (i.e., severe; n = 176), intermediate (n = 6) and intermittent (n = 2) forms of MSUD. A total of 13,589 amino acid profiles were used to analyze leucine tolerance, amino acid homeostasis, estimated cerebral amino acid uptake, quantitative responses to anabolic therapy, and metabolic control after liver transplantation. Standard instruments were used to measure neuropsychiatric outcomes. Despite advances in clinical care, classic MSUD remains a morbid and potentially fatal disorder. Stringent dietary therapy maintains metabolic variables within acceptable limits but is challenging to implement, fails to restore appropriate concentration relationships among circulating amino acids, and does not fully prevent cognitive and psychiatric disabilities. Liver transplantation eliminates the need for a prescription diet and safeguards patients from life-threatening metabolic crises, but is associated with predictable morbidities and does not reverse pre-existing neurological sequelae. There is a critical unmet need for safe and effective disease-modifying therapies for MSUD which can be implemented early in life. The biochemistry and physiology of MSUD and its response to liver transplantation afford key insights into the design of new therapies based on gene replacement or editing.","author":[{"dropping-particle":"","family":"Strauss","given":"Kevin A","non-dropping-particle":"","parse-names":false,"suffix":""},{"dropping-particle":"","family":"Carson","given":"Vincent J","non-dropping-particle":"","parse-names":false,"suffix":""},{"dropping-particle":"","family":"Soltys","given":"Kyle","non-dropping-particle":"","parse-names":false,"suffix":""},{"dropping-particle":"","family":"Young","given":"Millie E","non-dropping-particle":"","parse-names":false,"suffix":""},{"dropping-particle":"","family":"Bowser","given":"Lauren E","non-dropping-particle":"","parse-names":false,"suffix":""},{"dropping-particle":"","family":"Puffenberger","given":"Erik G","non-dropping-particle":"","parse-names":false,"suffix":""},{"dropping-particle":"","family":"Brigatti","given":"Karlla W","non-dropping-particle":"","parse-names":false,"suffix":""},{"dropping-particle":"","family":"Williams","given":"Katie B","non-dropping-particle":"","parse-names":false,"suffix":""},{"dropping-particle":"","family":"Robinson","given":"Donna L","non-dropping-particle":"","parse-names":false,"suffix":""},{"dropping-particle":"","family":"Hendrickson","given":"Christine","non-dropping-particle":"","parse-names":false,"suffix":""},{"dropping-particle":"","family":"Beiler","given":"Keturah","non-dropping-particle":"","parse-names":false,"suffix":""},{"dropping-particle":"","family":"Taylor","given":"Cora M","non-dropping-particle":"","parse-names":false,"suffix":""},{"dropping-particle":"","family":"Haas-Givler","given":"Barbara","non-dropping-particle":"","parse-names":false,"suffix":""},{"dropping-particle":"","family":"Chopko","given":"Stephanie","non-dropping-particle":"","parse-names":false,"suffix":""},{"dropping-particle":"","family":"Hailey","given":"Jennifer","non-dropping-particle":"","parse-names":false,"suffix":""},{"dropping-particle":"","family":"Muelly","given":"Emilie R","non-dropping-particle":"","parse-names":false,"suffix":""},{"dropping-particle":"","family":"Shellmer","given":"Diana A","non-dropping-particle":"","parse-names":false,"suffix":""},{"dropping-particle":"","family":"Radcliff","given":"Zachary","non-dropping-particle":"","parse-names":false,"suffix":""},{"dropping-particle":"","family":"Rodrigues","given":"Ashlin","non-dropping-particle":"","parse-names":false,"suffix":""},{"dropping-particle":"","family":"Loeven","given":"KaLynn","non-dropping-particle":"","parse-names":false,"suffix":""},{"dropping-particle":"","family":"Heaps","given":"Adam D","non-dropping-particle":"","parse-names":false,"suffix":""},{"dropping-particle":"V","family":"Mazariegos","given":"George","non-dropping-particle":"","parse-names":false,"suffix":""},{"dropping-particle":"","family":"Morton","given":"D Holmes","non-dropping-particle":"","parse-names":false,"suffix":""}],"container-title":"Molecular genetics and metabolism","id":"ITEM-1","issue":"3","issued":{"date-parts":[["2020","3"]]},"language":"eng","page":"193-206","publisher-place":"United States","title":"Branched-chain α-ketoacid dehydrogenase deficiency (maple syrup urine disease):  Treatment, biomarkers, and outcomes.","type":"article-journal","volume":"129"},"uris":["http://www.mendeley.com/documents/?uuid=cc4922dc-7e47-437a-86e5-99afa6aa9105"]}],"mendeley":{"formattedCitation":"&lt;sup&gt;42&lt;/sup&gt;","plainTextFormattedCitation":"42","previouslyFormattedCitation":"&lt;sup&gt;42&lt;/sup&gt;"},"properties":{"noteIndex":0},"schema":"https://github.com/citation-style-language/schema/raw/master/csl-citation.json"}</w:instrText>
      </w:r>
      <w:r w:rsidR="00DC488A">
        <w:fldChar w:fldCharType="separate"/>
      </w:r>
      <w:r w:rsidR="007C2896" w:rsidRPr="007C2896">
        <w:rPr>
          <w:noProof/>
          <w:vertAlign w:val="superscript"/>
        </w:rPr>
        <w:t>42</w:t>
      </w:r>
      <w:r w:rsidR="00DC488A">
        <w:fldChar w:fldCharType="end"/>
      </w:r>
      <w:r w:rsidR="00DC488A">
        <w:t xml:space="preserve"> or to a treatable form of autism</w:t>
      </w:r>
      <w:r w:rsidR="00DC488A">
        <w:fldChar w:fldCharType="begin" w:fldLock="1"/>
      </w:r>
      <w:r w:rsidR="00FB021F">
        <w:instrText>ADDIN CSL_CITATION {"citationItems":[{"id":"ITEM-1","itemData":{"DOI":"10.1093/brain/awad010","ISSN":"1460-2156","PMID":"36729635","abstract":"There are few causes of treatable neurodevelopmental diseases described to date. Branched-chain ketoacid dehydrogenase kinase (BCKDK) deficiency causes branched-chain amino acid (BCAA) depletion and is linked to a neurodevelopmental disorder characterized by autism, intellectual disability and microcephaly. We report the largest cohort of patients studied, broadening the phenotypic and genotypic spectrum. Moreover, this is the first study to present newborn screening findings and mid-term clinical outcome. In this cross-sectional study, patients with a diagnosis of BCKDK deficiency were recruited via investigators' practices through a MetabERN initiative. Clinical, biochemical and genetic data were collected. Dried blood spot (DBS) newborn screening (NBS) amino acid profiles were retrieved from collaborating centres and compared to a healthy newborn reference population. Twenty-one patients with BCKDK mutations were included from 13 families. Patients were diagnosed between 8 months and 16 years (mean: 5.8 years, 43% female). At diagnosis, BCAA levels (leucine, valine and isoleucine) were below reference values in plasma and in CSF. All patients had global neurodevelopmental delay; 18/21 had gross motor function (GMF) impairment with GMF III or worse in 5/18, 16/16 intellectual disability, 17/17 language impairment, 12/17 autism spectrum disorder, 9/21 epilepsy, 12/15 clumsiness, 3/21 had sensorineural hearing loss and 4/20 feeding difficulties. No microcephaly was observed at birth, but 17/20 developed microcephaly during follow-up. Regression was reported in six patients. Movement disorder was observed in 3/21 patients: hyperkinetic movements (1), truncal ataxia (1) and dystonia (2). After treatment with a high-protein diet (≥ 2 g/kg/day) and BCAA supplementation (100-250 mg/kg/day), plasma BCAA increased significantly (P 0.001), motor functions and head circumference stabilized/improved in 13/13 and in 11/15 patients, respectively. Among cases with follow-up data, none of the three patients starting treatment before 2 years of age developed autism at follow-up. The patient with the earliest age of treatment initiation (8 months) showed normal development at 3 years of age. NBS in DBS identified BCAA levels significantly lower than those of the normal population. This work highlights the potential benefits of dietetic treatment, in particular early introduction of BCAA. Therefore, it is of utmost importance to increase awareness about this treatable d…","author":[{"dropping-particle":"","family":"Tangeraas","given":"Trine","non-dropping-particle":"","parse-names":false,"suffix":""},{"dropping-particle":"","family":"Constante","given":"Juliana R","non-dropping-particle":"","parse-names":false,"suffix":""},{"dropping-particle":"","family":"Backe","given":"Paul Hoff","non-dropping-particle":"","parse-names":false,"suffix":""},{"dropping-particle":"","family":"Oyarzábal","given":"Alfonso","non-dropping-particle":"","parse-names":false,"suffix":""},{"dropping-particle":"","family":"Neugebauer","given":"Julia","non-dropping-particle":"","parse-names":false,"suffix":""},{"dropping-particle":"","family":"Weinhold","given":"Natalie","non-dropping-particle":"","parse-names":false,"suffix":""},{"dropping-particle":"","family":"Boemer","given":"Francois","non-dropping-particle":"","parse-names":false,"suffix":""},{"dropping-particle":"","family":"Debray","given":"François G","non-dropping-particle":"","parse-names":false,"suffix":""},{"dropping-particle":"","family":"Ozturk-Hism","given":"Burcu","non-dropping-particle":"","parse-names":false,"suffix":""},{"dropping-particle":"","family":"Evren","given":"Gumus","non-dropping-particle":"","parse-names":false,"suffix":""},{"dropping-particle":"","family":"Tuba","given":"Eminoglu F","non-dropping-particle":"","parse-names":false,"suffix":""},{"dropping-particle":"","family":"Ummuhan","given":"Oncul","non-dropping-particle":"","parse-names":false,"suffix":""},{"dropping-particle":"","family":"Footitt","given":"Emma","non-dropping-particle":"","parse-names":false,"suffix":""},{"dropping-particle":"","family":"Davison","given":"James","non-dropping-particle":"","parse-names":false,"suffix":""},{"dropping-particle":"","family":"Martinez","given":"Caroline","non-dropping-particle":"","parse-names":false,"suffix":""},{"dropping-particle":"","family":"Bueno","given":"Clarissa","non-dropping-particle":"","parse-names":false,"suffix":""},{"dropping-particle":"","family":"Machado","given":"Irene","non-dropping-particle":"","parse-names":false,"suffix":""},{"dropping-particle":"","family":"Rodríguez-Pombo","given":"Pilar","non-dropping-particle":"","parse-names":false,"suffix":""},{"dropping-particle":"","family":"Al-Sannaa","given":"Nouriya","non-dropping-particle":"","parse-names":false,"suffix":""},{"dropping-particle":"","family":"Santos","given":"Mariela De Los","non-dropping-particle":"","parse-names":false,"suffix":""},{"dropping-particle":"","family":"López","given":"Jordi Muchart","non-dropping-particle":"","parse-names":false,"suffix":""},{"dropping-particle":"","family":"Ozturkmen-Akay","given":"Hatice","non-dropping-particle":"","parse-names":false,"suffix":""},{"dropping-particle":"","family":"Karaca","given":"Meryem","non-dropping-particle":"","parse-names":false,"suffix":""},{"dropping-particle":"","family":"Tekin","given":"Mustafa","non-dropping-particle":"","parse-names":false,"suffix":""},{"dropping-particle":"","family":"Pajares","given":"Sonia","non-dropping-particle":"","parse-names":false,"suffix":""},{"dropping-particle":"","family":"Ormazabal","given":"Aida","non-dropping-particle":"","parse-names":false,"suffix":""},{"dropping-particle":"","family":"Stoway","given":"Stephanie D","non-dropping-particle":"","parse-names":false,"suffix":""},{"dropping-particle":"","family":"Artuch","given":"Rafael","non-dropping-particle":"","parse-names":false,"suffix":""},{"dropping-particle":"","family":"Dixon","given":"Marjorie","non-dropping-particle":"","parse-names":false,"suffix":""},{"dropping-particle":"","family":"Mørkrid","given":"Lars","non-dropping-particle":"","parse-names":false,"suffix":""},{"dropping-particle":"","family":"García-Cazorla","given":"Angeles","non-dropping-particle":"","parse-names":false,"suffix":""}],"container-title":"Brain: A Journal of Neurology","id":"ITEM-1","issue":"7","issued":{"date-parts":[["2023"]]},"page":"3003-3013","title":"BCKDK deficiency: a treatable neurodevelopmental disease amenable to newborn screening","type":"article-journal","volume":"146"},"uris":["http://www.mendeley.com/documents/?uuid=6bfef200-4755-42db-8284-ac6b21670d9a"]}],"mendeley":{"formattedCitation":"&lt;sup&gt;43&lt;/sup&gt;","plainTextFormattedCitation":"43","previouslyFormattedCitation":"&lt;sup&gt;43&lt;/sup&gt;"},"properties":{"noteIndex":0},"schema":"https://github.com/citation-style-language/schema/raw/master/csl-citation.json"}</w:instrText>
      </w:r>
      <w:r w:rsidR="00DC488A">
        <w:fldChar w:fldCharType="separate"/>
      </w:r>
      <w:r w:rsidR="007C2896" w:rsidRPr="007C2896">
        <w:rPr>
          <w:noProof/>
          <w:vertAlign w:val="superscript"/>
        </w:rPr>
        <w:t>43</w:t>
      </w:r>
      <w:r w:rsidR="00DC488A">
        <w:fldChar w:fldCharType="end"/>
      </w:r>
      <w:r w:rsidR="00AD6EB9">
        <w:t xml:space="preserve">. Given the importance of amino acids in the </w:t>
      </w:r>
      <w:r w:rsidR="00AD6EB9" w:rsidRPr="00035EC1">
        <w:t>regulation of development and neurotransmission</w:t>
      </w:r>
      <w:r w:rsidR="00AD6EB9" w:rsidRPr="00AD6EB9">
        <w:t xml:space="preserve"> </w:t>
      </w:r>
      <w:r w:rsidR="00AD6EB9" w:rsidRPr="00035EC1">
        <w:t xml:space="preserve">it </w:t>
      </w:r>
      <w:r w:rsidR="00AD6EB9">
        <w:t>is of great interest</w:t>
      </w:r>
      <w:r w:rsidR="00AD6EB9" w:rsidRPr="00035EC1">
        <w:t xml:space="preserve"> to study these pathways in pathologies whose main pathophysiological elements are not amino acid metabolism itself.</w:t>
      </w:r>
    </w:p>
    <w:p w14:paraId="78395A87" w14:textId="7FB4726B" w:rsidR="00FA0917" w:rsidRDefault="00F001F9" w:rsidP="00FD5E61">
      <w:pPr>
        <w:rPr>
          <w:rFonts w:ascii="Calibri" w:hAnsi="Calibri" w:cs="Calibri"/>
        </w:rPr>
      </w:pPr>
      <w:r w:rsidRPr="009A03DA">
        <w:rPr>
          <w:rFonts w:ascii="Calibri" w:hAnsi="Calibri" w:cs="Calibri"/>
        </w:rPr>
        <w:lastRenderedPageBreak/>
        <w:t xml:space="preserve">One of the </w:t>
      </w:r>
      <w:r w:rsidR="00AD6EB9">
        <w:rPr>
          <w:rFonts w:ascii="Calibri" w:hAnsi="Calibri" w:cs="Calibri"/>
        </w:rPr>
        <w:t>metabolic routes</w:t>
      </w:r>
      <w:r w:rsidRPr="009A03DA">
        <w:rPr>
          <w:rFonts w:ascii="Calibri" w:hAnsi="Calibri" w:cs="Calibri"/>
        </w:rPr>
        <w:t xml:space="preserve"> in which we have found alterations</w:t>
      </w:r>
      <w:r w:rsidR="00035EC1" w:rsidRPr="009A03DA">
        <w:rPr>
          <w:rFonts w:ascii="Calibri" w:hAnsi="Calibri" w:cs="Calibri"/>
        </w:rPr>
        <w:t xml:space="preserve"> common to all diseases studied</w:t>
      </w:r>
      <w:r w:rsidRPr="009A03DA">
        <w:rPr>
          <w:rFonts w:ascii="Calibri" w:hAnsi="Calibri" w:cs="Calibri"/>
        </w:rPr>
        <w:t xml:space="preserve"> is tryptophan metabolism.</w:t>
      </w:r>
      <w:r w:rsidR="00DC1E11" w:rsidRPr="009A03DA">
        <w:rPr>
          <w:rFonts w:ascii="Calibri" w:hAnsi="Calibri" w:cs="Calibri"/>
        </w:rPr>
        <w:t xml:space="preserve"> </w:t>
      </w:r>
      <w:r w:rsidRPr="009A03DA">
        <w:rPr>
          <w:rFonts w:ascii="Calibri" w:hAnsi="Calibri" w:cs="Calibri"/>
        </w:rPr>
        <w:t>Tryptophan is an essential amino acid that is the precursor of several neuroactive compounds. The majority of tryptophan is catabolized through the kynurenine pathway</w:t>
      </w:r>
      <w:r w:rsidR="00E95A10">
        <w:rPr>
          <w:rFonts w:ascii="Calibri" w:hAnsi="Calibri" w:cs="Calibri"/>
        </w:rPr>
        <w:t>, and o</w:t>
      </w:r>
      <w:r w:rsidR="00227F14" w:rsidRPr="009A03DA">
        <w:rPr>
          <w:rFonts w:ascii="Calibri" w:hAnsi="Calibri" w:cs="Calibri"/>
        </w:rPr>
        <w:t xml:space="preserve">n </w:t>
      </w:r>
      <w:r w:rsidR="008D5262">
        <w:rPr>
          <w:rFonts w:ascii="Calibri" w:hAnsi="Calibri" w:cs="Calibri"/>
        </w:rPr>
        <w:t>a lower rate</w:t>
      </w:r>
      <w:r w:rsidR="00227F14" w:rsidRPr="009A03DA">
        <w:rPr>
          <w:rFonts w:ascii="Calibri" w:hAnsi="Calibri" w:cs="Calibri"/>
        </w:rPr>
        <w:t>, through the serotonin pathway, by which the neurotransmitter serotonin is synthesized</w:t>
      </w:r>
      <w:r w:rsidR="00A95C0B" w:rsidRPr="009A03DA">
        <w:rPr>
          <w:rFonts w:ascii="Calibri" w:hAnsi="Calibri" w:cs="Calibri"/>
        </w:rPr>
        <w:t xml:space="preserve"> </w:t>
      </w:r>
      <w:r w:rsidR="00A95C0B" w:rsidRPr="009A03DA">
        <w:rPr>
          <w:rFonts w:ascii="Calibri" w:hAnsi="Calibri" w:cs="Calibri"/>
        </w:rPr>
        <w:fldChar w:fldCharType="begin" w:fldLock="1"/>
      </w:r>
      <w:r w:rsidR="00FB021F">
        <w:rPr>
          <w:rFonts w:ascii="Calibri" w:hAnsi="Calibri" w:cs="Calibri"/>
        </w:rPr>
        <w:instrText>ADDIN CSL_CITATION {"citationItems":[{"id":"ITEM-1","itemData":{"DOI":"10.1017/S1462399406000068","ISSN":"1462-3994 (Electronic)","PMID":"16942634","abstract":"The metabolism of the amino acid L-tryptophan is a highly regulated physiological  process leading to the generation of several neuroactive compounds within the central nervous system. These include the aminergic neurotransmitter serotonin (5-hydroxytryptamine, 5-HT), products of the kynurenine pathway of tryptophan metabolism (including 3-hydroxykynurenine, 3-hydroxyanthranilic acid, quinolinic acid and kynurenic acid), the neurohormone melatonin, several neuroactive kynuramine metabolites of melatonin, and the trace amine tryptamine. The integral role of central serotonergic systems in the modulation of physiology and behaviour has been well documented since the first description of serotonergic neurons in the brain some 40 years ago. However, while the significance of the peripheral kynurenine pathway of tryptophan metabolism has also been recognised for several decades, it has only recently been appreciated that the synthesis of kynurenines within the central nervous system has important consequences for physiology and behaviour. Altered kynurenine metabolism has been implicated in the pathophysiology of conditions such as acquired immunodeficiency syndrome (AIDS)-related dementia, Huntington's disease and Alzheimer's disease. In this review we discuss the molecular mechanisms involved in regulating the metabolism of tryptophan and consider the medical implications associated with dysregulation of both serotonergic and kynurenine pathways of tryptophan metabolism.","author":[{"dropping-particle":"","family":"Ruddick","given":"Jon P","non-dropping-particle":"","parse-names":false,"suffix":""},{"dropping-particle":"","family":"Evans","given":"Andrew K","non-dropping-particle":"","parse-names":false,"suffix":""},{"dropping-particle":"","family":"Nutt","given":"David J","non-dropping-particle":"","parse-names":false,"suffix":""},{"dropping-particle":"","family":"Lightman","given":"Stafford L","non-dropping-particle":"","parse-names":false,"suffix":""},{"dropping-particle":"","family":"Rook","given":"Graham A W","non-dropping-particle":"","parse-names":false,"suffix":""},{"dropping-particle":"","family":"Lowry","given":"Christopher A","non-dropping-particle":"","parse-names":false,"suffix":""}],"container-title":"Expert reviews in molecular medicine","id":"ITEM-1","issue":"20","issued":{"date-parts":[["2006","8"]]},"language":"eng","page":"1-27","publisher-place":"England","title":"Tryptophan metabolism in the central nervous system: medical implications.","type":"article-journal","volume":"8"},"uris":["http://www.mendeley.com/documents/?uuid=038fa33a-17dd-478b-84f8-5b522ed32ea5"]}],"mendeley":{"formattedCitation":"&lt;sup&gt;44&lt;/sup&gt;","plainTextFormattedCitation":"44","previouslyFormattedCitation":"&lt;sup&gt;44&lt;/sup&gt;"},"properties":{"noteIndex":0},"schema":"https://github.com/citation-style-language/schema/raw/master/csl-citation.json"}</w:instrText>
      </w:r>
      <w:r w:rsidR="00A95C0B" w:rsidRPr="009A03DA">
        <w:rPr>
          <w:rFonts w:ascii="Calibri" w:hAnsi="Calibri" w:cs="Calibri"/>
        </w:rPr>
        <w:fldChar w:fldCharType="separate"/>
      </w:r>
      <w:r w:rsidR="007C2896" w:rsidRPr="007C2896">
        <w:rPr>
          <w:rFonts w:ascii="Calibri" w:hAnsi="Calibri" w:cs="Calibri"/>
          <w:noProof/>
          <w:vertAlign w:val="superscript"/>
        </w:rPr>
        <w:t>44</w:t>
      </w:r>
      <w:r w:rsidR="00A95C0B" w:rsidRPr="009A03DA">
        <w:rPr>
          <w:rFonts w:ascii="Calibri" w:hAnsi="Calibri" w:cs="Calibri"/>
        </w:rPr>
        <w:fldChar w:fldCharType="end"/>
      </w:r>
      <w:r w:rsidR="00227F14" w:rsidRPr="009A03DA">
        <w:rPr>
          <w:rFonts w:ascii="Calibri" w:hAnsi="Calibri" w:cs="Calibri"/>
        </w:rPr>
        <w:t xml:space="preserve">. </w:t>
      </w:r>
      <w:r w:rsidR="00E47DE6" w:rsidRPr="009A03DA">
        <w:rPr>
          <w:rFonts w:ascii="Calibri" w:hAnsi="Calibri" w:cs="Calibri"/>
        </w:rPr>
        <w:t>We have found a decrease in the concentration of different metabolites in both metabolic branches, as samples from all disease groups showed a reduction in both kynurenine and kynurenic acid concentrations, together with lowered concentrations of 5-hydroxy-3-indoleacetic acid.</w:t>
      </w:r>
      <w:r w:rsidR="00AD6EB9">
        <w:rPr>
          <w:rFonts w:ascii="Calibri" w:hAnsi="Calibri" w:cs="Calibri"/>
        </w:rPr>
        <w:t xml:space="preserve"> </w:t>
      </w:r>
      <w:r w:rsidR="00AD6EB9" w:rsidRPr="00967352">
        <w:rPr>
          <w:rFonts w:ascii="Calibri" w:hAnsi="Calibri" w:cs="Calibri"/>
          <w:highlight w:val="magenta"/>
        </w:rPr>
        <w:t xml:space="preserve">The decrease in 5-HIAA was confirmed by </w:t>
      </w:r>
      <w:r w:rsidR="00967352" w:rsidRPr="00967352">
        <w:rPr>
          <w:rFonts w:ascii="Calibri" w:hAnsi="Calibri" w:cs="Calibri"/>
          <w:highlight w:val="magenta"/>
        </w:rPr>
        <w:t>HPLC</w:t>
      </w:r>
      <w:r w:rsidR="00AD6EB9" w:rsidRPr="00967352">
        <w:rPr>
          <w:rFonts w:ascii="Calibri" w:hAnsi="Calibri" w:cs="Calibri"/>
          <w:highlight w:val="magenta"/>
        </w:rPr>
        <w:t xml:space="preserve"> in </w:t>
      </w:r>
      <w:r w:rsidR="00967352" w:rsidRPr="00967352">
        <w:rPr>
          <w:rFonts w:ascii="Calibri" w:hAnsi="Calibri" w:cs="Calibri"/>
          <w:highlight w:val="magenta"/>
        </w:rPr>
        <w:t>62.5%</w:t>
      </w:r>
      <w:r w:rsidR="00AD6EB9" w:rsidRPr="00967352">
        <w:rPr>
          <w:rFonts w:ascii="Calibri" w:hAnsi="Calibri" w:cs="Calibri"/>
          <w:highlight w:val="magenta"/>
        </w:rPr>
        <w:t xml:space="preserve"> of the samples</w:t>
      </w:r>
      <w:r w:rsidR="00AD6EB9">
        <w:rPr>
          <w:rFonts w:ascii="Calibri" w:hAnsi="Calibri" w:cs="Calibri"/>
        </w:rPr>
        <w:t xml:space="preserve">. </w:t>
      </w:r>
      <w:r w:rsidR="00EF1AA6" w:rsidRPr="009A03DA">
        <w:rPr>
          <w:rFonts w:ascii="Calibri" w:hAnsi="Calibri" w:cs="Calibri"/>
        </w:rPr>
        <w:t>Alterations</w:t>
      </w:r>
      <w:r w:rsidR="00137C85" w:rsidRPr="009A03DA">
        <w:rPr>
          <w:rFonts w:ascii="Calibri" w:hAnsi="Calibri" w:cs="Calibri"/>
        </w:rPr>
        <w:t xml:space="preserve"> in the </w:t>
      </w:r>
      <w:r w:rsidR="0056505F" w:rsidRPr="009A03DA">
        <w:rPr>
          <w:rFonts w:ascii="Calibri" w:hAnsi="Calibri" w:cs="Calibri"/>
        </w:rPr>
        <w:t xml:space="preserve">kynurenine pathway have been </w:t>
      </w:r>
      <w:r w:rsidR="00FA0917">
        <w:rPr>
          <w:rFonts w:ascii="Calibri" w:hAnsi="Calibri" w:cs="Calibri"/>
        </w:rPr>
        <w:t xml:space="preserve">previously </w:t>
      </w:r>
      <w:r w:rsidR="0056505F" w:rsidRPr="009A03DA">
        <w:rPr>
          <w:rFonts w:ascii="Calibri" w:hAnsi="Calibri" w:cs="Calibri"/>
        </w:rPr>
        <w:t xml:space="preserve">reported in </w:t>
      </w:r>
      <w:r w:rsidR="000126F8" w:rsidRPr="009A03DA">
        <w:rPr>
          <w:rFonts w:ascii="Calibri" w:hAnsi="Calibri" w:cs="Calibri"/>
        </w:rPr>
        <w:t>developmental and epileptic encephalopathy</w:t>
      </w:r>
      <w:r w:rsidR="00FA0917">
        <w:rPr>
          <w:rFonts w:ascii="Calibri" w:hAnsi="Calibri" w:cs="Calibri"/>
        </w:rPr>
        <w:t xml:space="preserve"> patients</w:t>
      </w:r>
      <w:r w:rsidR="00100CA0" w:rsidRPr="009A03DA">
        <w:rPr>
          <w:rFonts w:ascii="Calibri" w:hAnsi="Calibri" w:cs="Calibri"/>
        </w:rPr>
        <w:t xml:space="preserve">, in which abnormal concentration of neurotransmitter was identified in 33% of the </w:t>
      </w:r>
      <w:r w:rsidR="00FA0917">
        <w:rPr>
          <w:rFonts w:ascii="Calibri" w:hAnsi="Calibri" w:cs="Calibri"/>
        </w:rPr>
        <w:t>samples</w:t>
      </w:r>
      <w:r w:rsidR="00100CA0" w:rsidRPr="009A03DA">
        <w:rPr>
          <w:rFonts w:ascii="Calibri" w:hAnsi="Calibri" w:cs="Calibri"/>
        </w:rPr>
        <w:t xml:space="preserve">, being 5-HIAA deficit was the most prevalent alteration (91%) </w:t>
      </w:r>
      <w:r w:rsidR="003F6B49" w:rsidRPr="009A03DA">
        <w:rPr>
          <w:rFonts w:ascii="Calibri" w:hAnsi="Calibri" w:cs="Calibri"/>
        </w:rPr>
        <w:fldChar w:fldCharType="begin" w:fldLock="1"/>
      </w:r>
      <w:r w:rsidR="00FB021F">
        <w:rPr>
          <w:rFonts w:ascii="Calibri" w:hAnsi="Calibri" w:cs="Calibri"/>
        </w:rPr>
        <w:instrText>ADDIN CSL_CITATION {"citationItems":[{"id":"ITEM-1","itemData":{"DOI":"10.1111/dmcn.15140","ISSN":"1469-8749 (Electronic)","PMID":"35833444","abstract":"AIM: To study neurotransmitter status in children with early epileptic and  developmental and epileptic encephalopathy (DEE) and to explore the clinical response to dopaminergic and serotoninergic therapies in a group of patients. METHOD: Two hundred and five patients (111 males [54.1.%] and 94 females [45.9%], mean age 10 months at the onset of epilepsy [SD 1 year 1 month], range 0-3 year) with epileptic encephalopathy/DEE were recruited, including those with West syndrome, Ohtahara syndrome, early myoclonic encephalopathy, epilepsy of infancy with migrating focal seizures, myoclonic encephalopathy in non-progressive disorders, infantile spasms, Doose syndrome, Lennox-Gastaut syndrome, Landau-Kleffner syndrome, and those unclassified. Cerebrospinal fluid (CSF) neurotransmitter studies and patients' medical records were reviewed. Additionally, we present clinical data of 10 patients with low CSF neurotransmitter levels who received dopaminergic/serotoninergic treatments. RESULTS: Abnormal neurotransmitter values were identified in 68 (33%) patients. 5-Hydroxyindoleacetic acid (5-HIAA) deficit was the most prevalent alteration (91%). Low CSF 5-HIAA levels were significantly higher in 1- to 3-year-old children. A negative significant correlation was found between 5-HIAA levels and epilepsy duration before CSF study (Spearman's ρ=-0.191, p=0.007). Abnormalities in deep grey matter were associated with low levels of CSF homovanillic acid and 5-HIAA. Ten patients with low CSF neurotransmitter levels received dopamine and/or serotonin therapies. Six of them showed initial decrease of seizure frequency and severity and maintained improvement in some neurodevelopmental skills. INTERPRETATION: A considerable number of patients showed neurotransmitter abnormalities. Age at seizure onset and duration of epilepsy before CSF study were the principal factors related to neurotransmitter depletion. Early monoamine supplementation would seem advisable as a neuroprotective strategy. WHAT THIS PAPER ADDS: 5-Hydroxyindoleacetic acid homeostasis is especially vulnerable in patients with epileptic encephalopathy/developmental and epileptic encephalopathy. Age of seizure onset and duration of epilepsy are determinants of neurotransmitter depletion.","author":[{"dropping-particle":"","family":"Juliá-Palacios","given":"Natalia","non-dropping-particle":"","parse-names":false,"suffix":""},{"dropping-particle":"","family":"Molina-Anguita","given":"Cristina","non-dropping-particle":"","parse-names":false,"suffix":""},{"dropping-particle":"","family":"Sigatulina Bondarenko","given":"María","non-dropping-particle":"","parse-names":false,"suffix":""},{"dropping-particle":"","family":"Cortès-Saladelafont","given":"Elisenda","non-dropping-particle":"","parse-names":false,"suffix":""},{"dropping-particle":"","family":"Aparicio","given":"Javier","non-dropping-particle":"","parse-names":false,"suffix":""},{"dropping-particle":"","family":"Cuadras","given":"Daniel","non-dropping-particle":"","parse-names":false,"suffix":""},{"dropping-particle":"","family":"Horvath","given":"Gabriella","non-dropping-particle":"","parse-names":false,"suffix":""},{"dropping-particle":"","family":"Fons","given":"Carmen","non-dropping-particle":"","parse-names":false,"suffix":""},{"dropping-particle":"","family":"Artuch","given":"Rafael","non-dropping-particle":"","parse-names":false,"suffix":""},{"dropping-particle":"","family":"García-Cazorla","given":"Àngels","non-dropping-particle":"","parse-names":false,"suffix":""}],"container-title":"Developmental medicine and child neurology","id":"ITEM-1","issue":"7","issued":{"date-parts":[["2022","7"]]},"language":"eng","page":"915-923","publisher-place":"England","title":"Monoamine neurotransmitters in early epileptic encephalopathies: New insights  into pathophysiology and therapy.","type":"article-journal","volume":"64"},"uris":["http://www.mendeley.com/documents/?uuid=2d502c8e-16f7-4ba4-bab6-3f31fb255ee4"]}],"mendeley":{"formattedCitation":"&lt;sup&gt;45&lt;/sup&gt;","plainTextFormattedCitation":"45","previouslyFormattedCitation":"&lt;sup&gt;45&lt;/sup&gt;"},"properties":{"noteIndex":0},"schema":"https://github.com/citation-style-language/schema/raw/master/csl-citation.json"}</w:instrText>
      </w:r>
      <w:r w:rsidR="003F6B49" w:rsidRPr="009A03DA">
        <w:rPr>
          <w:rFonts w:ascii="Calibri" w:hAnsi="Calibri" w:cs="Calibri"/>
        </w:rPr>
        <w:fldChar w:fldCharType="separate"/>
      </w:r>
      <w:r w:rsidR="007C2896" w:rsidRPr="007C2896">
        <w:rPr>
          <w:rFonts w:ascii="Calibri" w:hAnsi="Calibri" w:cs="Calibri"/>
          <w:noProof/>
          <w:vertAlign w:val="superscript"/>
        </w:rPr>
        <w:t>45</w:t>
      </w:r>
      <w:r w:rsidR="003F6B49" w:rsidRPr="009A03DA">
        <w:rPr>
          <w:rFonts w:ascii="Calibri" w:hAnsi="Calibri" w:cs="Calibri"/>
        </w:rPr>
        <w:fldChar w:fldCharType="end"/>
      </w:r>
      <w:r w:rsidR="003F6B49" w:rsidRPr="009A03DA">
        <w:rPr>
          <w:rFonts w:ascii="Calibri" w:hAnsi="Calibri" w:cs="Calibri"/>
        </w:rPr>
        <w:t xml:space="preserve">. </w:t>
      </w:r>
      <w:r w:rsidR="009A03DA" w:rsidRPr="009A03DA">
        <w:rPr>
          <w:rFonts w:ascii="Calibri" w:hAnsi="Calibri" w:cs="Calibri"/>
        </w:rPr>
        <w:t xml:space="preserve">It has also being studied in other diseases </w:t>
      </w:r>
      <w:r w:rsidR="00FA0917">
        <w:rPr>
          <w:rFonts w:ascii="Calibri" w:hAnsi="Calibri" w:cs="Calibri"/>
        </w:rPr>
        <w:t xml:space="preserve">with </w:t>
      </w:r>
      <w:r w:rsidR="00824CE0">
        <w:rPr>
          <w:rFonts w:ascii="Calibri" w:hAnsi="Calibri" w:cs="Calibri"/>
        </w:rPr>
        <w:t xml:space="preserve">unclear genetic etiology </w:t>
      </w:r>
      <w:r w:rsidR="0056505F" w:rsidRPr="009A03DA">
        <w:rPr>
          <w:rFonts w:ascii="Calibri" w:hAnsi="Calibri" w:cs="Calibri"/>
        </w:rPr>
        <w:t>as diverse as migraine, schizophrenia, suicidality or autism spectrum disorders</w:t>
      </w:r>
      <w:r w:rsidR="007A4F1C" w:rsidRPr="009A03DA">
        <w:rPr>
          <w:rFonts w:ascii="Calibri" w:hAnsi="Calibri" w:cs="Calibri"/>
        </w:rPr>
        <w:t xml:space="preserve"> </w:t>
      </w:r>
      <w:r w:rsidR="003C78D0" w:rsidRPr="009A03DA">
        <w:rPr>
          <w:rFonts w:ascii="Calibri" w:hAnsi="Calibri" w:cs="Calibri"/>
        </w:rPr>
        <w:fldChar w:fldCharType="begin" w:fldLock="1"/>
      </w:r>
      <w:r w:rsidR="00FB021F">
        <w:rPr>
          <w:rFonts w:ascii="Calibri" w:hAnsi="Calibri" w:cs="Calibri"/>
        </w:rPr>
        <w:instrText>ADDIN CSL_CITATION {"citationItems":[{"id":"ITEM-1","itemData":{"DOI":"10.1016/j.neuropharm.2016.02.030","ISSN":"1873-7064 (Electronic)","PMID":"26924709","abstract":"Immune activation is inextricably linked with dysregulation of the tryptophan  metabolism, shifting catabolic routes towards oxidative breakdown along the kynurenine axis. Several enzymes are able to metabolize tryptophan, but activity of inducible indoleamine 2,3-dioxygenase (IDO-1) plays a major role under pro-inflammatory, interferon-γ (IFN-γ) dominated settings. Accelerated breakdown of tryptophan into kynurenine, dysregulation of further downstream metabolism and impaired enzymatic activities due to the absence of oxidation sensitive cofactors are associated with a broad variety of primary disorders and co-morbidities. Deprivation of the essential amino acid tryptophan suppresses growth of pathogens or tumor cells but also restricts T cell proliferation, which favors immunosuppression. In addition, diminished levels of tryptophan lead to lower synthesis of neurotransmitter serotonin, this being probably the most important biochemical cause of psychiatric co-morbidities associated with a broad variety of chronic inflammatory disorders. Also other frequent co-occurring symptoms and conditions such as anemia or cachexia may be at least partially caused by the lowered levels of the essential growth factor tryptophan. Tissue and cell specific expression of kynurenine downstream processing enzymes and their defective regulation may contribute to symptom diversification. Several kynurenine downstream metabolites show potent bioactivities, thus leading to the defects in a variety of affected target pathways. Measuring peripheral tryptophan breakdown, which is usually done by estimating the kynurenine to tryptophan ratio, in parallel to determination of other immune activation markers to confirm the involvement of IDO-1 activity in deregulated breakdown, is a reliable tool to monitor status and progression of a variety of disorders and has great potential to be applied to monitor treatments and to predict e.g. the necessity of psychiatric interventions before aggravation of symptoms, thus in helping to personalize therapeutic strategies. This article is part of the Special Issue entitled 'The Kynurenine Pathway in Health and Disease'.","author":[{"dropping-particle":"","family":"Strasser","given":"Barbara","non-dropping-particle":"","parse-names":false,"suffix":""},{"dropping-particle":"","family":"Becker","given":"Kathrin","non-dropping-particle":"","parse-names":false,"suffix":""},{"dropping-particle":"","family":"Fuchs","given":"Dietmar","non-dropping-particle":"","parse-names":false,"suffix":""},{"dropping-particle":"","family":"Gostner","given":"Johanna M","non-dropping-particle":"","parse-names":false,"suffix":""}],"container-title":"Neuropharmacology","id":"ITEM-1","issue":"Pt B","issued":{"date-parts":[["2017","1"]]},"language":"eng","page":"286-296","publisher-place":"England","title":"Kynurenine pathway metabolism and immune activation: Peripheral measurements in  psychiatric and co-morbid conditions.","type":"article-journal","volume":"112"},"uris":["http://www.mendeley.com/documents/?uuid=f6997079-b748-463d-8ee3-12603bebe5fe"]},{"id":"ITEM-2","itemData":{"DOI":"10.1007/7854_2016_5","ISSN":"1866-3370 (Print)","PMID":"27221623","abstract":"A recent report by the World Health Organization declared suicide to be a major  global problem. With more than 800,000 lives lost each year, suicide is calculated to be the 14th leading cause of death around the world. While the biological mechanisms causing suicidal ideation and behavior are not fully understood, increased levels of inflammation, arising from various sources, have been detected in the central nervous system and the peripheral blood of suicidal patients and suicide completers. Inflammation induces the kynurenine pathway of tryptophan metabolism, which generates a range of metabolites with potent effects on neurotransmitter systems as well as on inflammation. Recent evidence indicates that a dysregulation of the enzymes in the kynurenine pathway may be present in suicidal patients, with a resulting imbalance of metabolites that modulate glutamate neurotransmission and neuroinflammation. As the body of research in these areas grows, targeting the kynurenine pathway enzymes and metabolites may provide novel therapeutic opportunities for detection, treatment, and ultimately prevention of suicidal behavior.","author":[{"dropping-particle":"","family":"Bryleva","given":"Elena Y","non-dropping-particle":"","parse-names":false,"suffix":""},{"dropping-particle":"","family":"Brundin","given":"Lena","non-dropping-particle":"","parse-names":false,"suffix":""}],"container-title":"Current topics in behavioral neurosciences","id":"ITEM-2","issued":{"date-parts":[["2017"]]},"language":"eng","page":"269-284","publisher-place":"Germany","title":"Suicidality and Activation of the Kynurenine Pathway of Tryptophan Metabolism.","type":"article-journal","volume":"31"},"uris":["http://www.mendeley.com/documents/?uuid=4d81d1e7-06f2-4d23-8402-243c5c3dbfe8"]},{"id":"ITEM-3","itemData":{"DOI":"10.1016/j.neuropharm.2016.03.024","ISSN":"1873-7064 (Electronic)","PMID":"26995730","abstract":"The kynurenine pathway (KP) of tryptophan metabolism has emerged in recent years  as a key regulator of the production of both neuroprotective (e.g. kynurenic and picolinic acid, and the essential cofactor NAD+) and neurotoxic metabolites (e.g. quinolinic acid, 3-hydroxykynurenine). The balance between the production of the two types of metabolites is controlled by key rate-limiting enzymes such as indoleamine-2,3-dioxygenase (IDO-1), and in turn, molecular signals such as interferon-γ (IFN-γ), which activate the KP metabolism of tryptophan by this enzyme, as opposed to alternative pathways for serotonin and melatonin production. Dysregulated KP metabolism has been strongly associated with neurological diseases in recent years, and is the subject of increasing efforts to understand how the metabolites are causative of disease pathology. Concurrent with these endeavours are drug development initiatives to use inhibitors to block certain enzymes in the pathway, resulting in reduced levels of neurotoxic metabolites (e.g. quinolinic acid, an excitotoxin and N-Methyl-d-Aspartate (NMDA) receptor agonist), while in turn enhancing the bioavailability of the neuroprotective metabolites such as kynurenic acid. Neurodegenerative diseases often have a substantial autoimmune or inflammatory component; hence a greater understanding of how KP metabolites influence the inflammatory cascade is required. Additionally, challenges exist in diseases like multiple sclerosis (MS) and motor neurone disease (MND), which do not have reliable biomarkers. Clinical diagnosis can often be prolonged in order to exclude other diseases, and often diagnosis occurs at an advanced state of disease pathology, which does not allow a lengthy time for patient assessment and intervention therapies. This review considers the current evidence for involvement of the KP in several neurological diseases, in biomarkers of disease and also the parallels that exist in KP metabolism with what is known in other diseases such as HIV, Alzheimer's disease/dementia, infection, immune privilege and cardiovascular disease. This article is part of the Special Issue entitled 'The Kynurenine Pathway in Health and Disease'.","author":[{"dropping-particle":"","family":"Lovelace","given":"Michael D","non-dropping-particle":"","parse-names":false,"suffix":""},{"dropping-particle":"","family":"Varney","given":"Bianca","non-dropping-particle":"","parse-names":false,"suffix":""},{"dropping-particle":"","family":"Sundaram","given":"Gayathri","non-dropping-particle":"","parse-names":false,"suffix":""},{"dropping-particle":"","family":"Lennon","given":"Matthew J","non-dropping-particle":"","parse-names":false,"suffix":""},{"dropping-particle":"","family":"Lim","given":"Chai K","non-dropping-particle":"","parse-names":false,"suffix":""},{"dropping-particle":"","family":"Jacobs","given":"Kelly","non-dropping-particle":"","parse-names":false,"suffix":""},{"dropping-particle":"","family":"Guillemin","given":"Gilles J","non-dropping-particle":"","parse-names":false,"suffix":""},{"dropping-particle":"","family":"Brew","given":"Bruce J","non-dropping-particle":"","parse-names":false,"suffix":""}],"container-title":"Neuropharmacology","id":"ITEM-3","issue":"Pt B","issued":{"date-parts":[["2017","1"]]},"language":"eng","page":"373-388","publisher-place":"England","title":"Recent evidence for an expanded role of the kynurenine pathway of tryptophan  metabolism in neurological diseases.","type":"article-journal","volume":"112"},"uris":["http://www.mendeley.com/documents/?uuid=b7d23b38-875c-463d-996d-25b62eab0099"]},{"id":"ITEM-4","itemData":{"DOI":"10.1016/j.neuropharm.2016.01.011","ISSN":"1873-7064 (Electronic)","PMID":"26767951","abstract":"The kynurenine pathway (KP) is the major route for tryptophan (TRP) metabolism in  most mammalian tissues. The KP metabolizes TRP into a number of neuroactive metabolites, such as kynurenine (KYN), kynurenic acid (KYNA), 3-hydroxykynurenine (3-HK), and quinolinic acid (QUIN). Elevated metabolite concentrations in the central nervous system are associated with the pathophysiology of several inflammation-related neuropsychiatric diseases. During an inflammatory response, the initial KP metabolic step is primarily regulated by indoleamine 2,3-dioxygenase 1 (IDO1), which produces KYN from TRP. Following this initial step, the KP has 2 distinct branches; one branch is regulated by kynurenine 3-monooxygenase (KMO) and is primarily responsible for the 3-HK and QUIN production, and the other branch is regulated by kynurenine aminotransferase (KAT), which produces KYNA, an N-methyl-d-aspartate receptor and alpha-7-nicotinic acetylcholine receptor antagonist. Unbalanced KP metabolism has been demonstrated in distinct neuropsychiatric diseases; thus, understanding the mechanisms that regulate KP enzyme expression and activity is important. These enzymes are expressed by specific cell types, and the induction of enzyme expression by inflammatory stimuli also shows cell type specificity. This review provides an overview and discusses the current understanding of the influence of KP enzyme expression and activity in different cell types on the pathophysiological mechanisms of specific neuropsychiatric diseases. Moreover, the potential use of KP enzyme inhibition as a therapeutic strategy for treating neurological diseases is briefly discussed. This article is part of the Special Issue entitled 'The Kynurenine Pathway in Health and Disease'.","author":[{"dropping-particle":"","family":"Fujigaki","given":"Hidetsugu","non-dropping-particle":"","parse-names":false,"suffix":""},{"dropping-particle":"","family":"Yamamoto","given":"Yasuko","non-dropping-particle":"","parse-names":false,"suffix":""},{"dropping-particle":"","family":"Saito","given":"Kuniaki","non-dropping-particle":"","parse-names":false,"suffix":""}],"container-title":"Neuropharmacology","id":"ITEM-4","issue":"Pt B","issued":{"date-parts":[["2017","1"]]},"language":"eng","page":"264-274","publisher-place":"England","title":"L-Tryptophan-kynurenine pathway enzymes are therapeutic target for  neuropsychiatric diseases: Focus on cell type differences.","type":"article-journal","volume":"112"},"uris":["http://www.mendeley.com/documents/?uuid=59e32ddd-2d0f-410d-bc12-3ae8a5de3d8d"]}],"mendeley":{"formattedCitation":"&lt;sup&gt;46–49&lt;/sup&gt;","plainTextFormattedCitation":"46–49","previouslyFormattedCitation":"&lt;sup&gt;46–49&lt;/sup&gt;"},"properties":{"noteIndex":0},"schema":"https://github.com/citation-style-language/schema/raw/master/csl-citation.json"}</w:instrText>
      </w:r>
      <w:r w:rsidR="003C78D0" w:rsidRPr="009A03DA">
        <w:rPr>
          <w:rFonts w:ascii="Calibri" w:hAnsi="Calibri" w:cs="Calibri"/>
        </w:rPr>
        <w:fldChar w:fldCharType="separate"/>
      </w:r>
      <w:r w:rsidR="007C2896" w:rsidRPr="007C2896">
        <w:rPr>
          <w:rFonts w:ascii="Calibri" w:hAnsi="Calibri" w:cs="Calibri"/>
          <w:noProof/>
          <w:vertAlign w:val="superscript"/>
        </w:rPr>
        <w:t>46–49</w:t>
      </w:r>
      <w:r w:rsidR="003C78D0" w:rsidRPr="009A03DA">
        <w:rPr>
          <w:rFonts w:ascii="Calibri" w:hAnsi="Calibri" w:cs="Calibri"/>
        </w:rPr>
        <w:fldChar w:fldCharType="end"/>
      </w:r>
      <w:r w:rsidR="0056505F" w:rsidRPr="009A03DA">
        <w:rPr>
          <w:rFonts w:ascii="Calibri" w:hAnsi="Calibri" w:cs="Calibri"/>
        </w:rPr>
        <w:t xml:space="preserve">. </w:t>
      </w:r>
    </w:p>
    <w:p w14:paraId="046B42D0" w14:textId="104CF430" w:rsidR="00A41D50" w:rsidRPr="00A41D50" w:rsidRDefault="00824CE0" w:rsidP="00FD5E61">
      <w:pPr>
        <w:rPr>
          <w:rFonts w:ascii="Calibri" w:hAnsi="Calibri" w:cs="Calibri"/>
        </w:rPr>
      </w:pPr>
      <w:r>
        <w:rPr>
          <w:rFonts w:ascii="Calibri" w:hAnsi="Calibri" w:cs="Calibri"/>
        </w:rPr>
        <w:t>K</w:t>
      </w:r>
      <w:r w:rsidR="00FD51FC">
        <w:rPr>
          <w:rFonts w:ascii="Calibri" w:hAnsi="Calibri" w:cs="Calibri"/>
        </w:rPr>
        <w:t xml:space="preserve">ynurenine pathway </w:t>
      </w:r>
      <w:r w:rsidR="008D5262">
        <w:rPr>
          <w:rFonts w:ascii="Calibri" w:hAnsi="Calibri" w:cs="Calibri"/>
        </w:rPr>
        <w:t xml:space="preserve">plays essential roles in cell function: it </w:t>
      </w:r>
      <w:r w:rsidR="008F2FA6">
        <w:rPr>
          <w:rFonts w:ascii="Calibri" w:hAnsi="Calibri" w:cs="Calibri"/>
        </w:rPr>
        <w:t xml:space="preserve">has a key function in energy metabolism </w:t>
      </w:r>
      <w:r w:rsidR="00D14224">
        <w:rPr>
          <w:rFonts w:ascii="Calibri" w:hAnsi="Calibri" w:cs="Calibri"/>
        </w:rPr>
        <w:t xml:space="preserve">by regulation of </w:t>
      </w:r>
      <w:r w:rsidR="00D14224" w:rsidRPr="009A03DA">
        <w:rPr>
          <w:rFonts w:ascii="Calibri" w:hAnsi="Calibri" w:cs="Calibri"/>
        </w:rPr>
        <w:t>the coenzyme nicotinamide adenine dinucleotide (NAD+)</w:t>
      </w:r>
      <w:r w:rsidR="00D14224" w:rsidRPr="009A03DA">
        <w:rPr>
          <w:rFonts w:ascii="Calibri" w:hAnsi="Calibri" w:cs="Calibri"/>
        </w:rPr>
        <w:fldChar w:fldCharType="begin" w:fldLock="1"/>
      </w:r>
      <w:r w:rsidR="00FB021F">
        <w:rPr>
          <w:rFonts w:ascii="Calibri" w:hAnsi="Calibri" w:cs="Calibri"/>
        </w:rPr>
        <w:instrText>ADDIN CSL_CITATION {"citationItems":[{"id":"ITEM-1","itemData":{"DOI":"10.1016/j.exger.2020.110841","ISSN":"1873-6815 (Electronic)","PMID":"31954874","abstract":"Aging is characterized by a progressive decline in the normal physiological  functions of an organism, ultimately leading to mortality. Nicotinamide adenine dinucleotide (NAD(+)) is an essential cofactor that plays a critical role in mitochondrial energy production as well as many enzymatic redox reactions. Age-associated decline in NAD(+) is implicated as a driving factor in several categories of age-associated disease, including metabolic and neurodegenerative disease, as well as deficiency in the mechanisms of cellular defense against oxidative stress. The kynurenine metabolic pathway is the sole de novo NAD(+) biosynthetic pathway, generating NAD(+) from ingested tryptophan. Altered kynurenine pathway activity is associated with both aging and a variety of age-associated diseases. Kynurenine pathway interventions can extend lifespan in both fruit flies and nematodes, and altered NAD(+) metabolism represents one potential mediating mechanism. Recent studies demonstrate that supplementation with NAD(+) or NAD(+)-precursors increase longevity and promote healthy aging in fruit flies, nematodes, and mice. NAD(+) levels and the intrinsic relationship to mitochondrial function have been widely studied in the context of aging. Mitochondrial function and dynamics have both been implicated in longevity determination in a range of organisms from yeast to humans, at least in part due to their intimate link to regulating an organism's cellular energy economy and capacity to resist oxidative stress. Recent findings support the idea that complex communication between the mitochondria and the nucleus orchestrates a series of events and stress responses involving mitophagy, mitochondrial number, mitochondrial unfolded protein response (UPR(mt)), and mitochondria fission and fusion events. In this review, we discuss how mitochondrial morphological changes and dynamics operate during aging, and how altered metabolism of tryptophan to NAD(+) through the kynurenine pathway interacts with these processes.","author":[{"dropping-particle":"","family":"Castro-Portuguez","given":"Raul","non-dropping-particle":"","parse-names":false,"suffix":""},{"dropping-particle":"","family":"Sutphin","given":"George L","non-dropping-particle":"","parse-names":false,"suffix":""}],"container-title":"Experimental gerontology","id":"ITEM-1","issued":{"date-parts":[["2020","4"]]},"language":"eng","page":"110841","publisher-place":"England","title":"Kynurenine pathway, NAD(+) synthesis, and mitochondrial function: Targeting  tryptophan metabolism to promote longevity and healthspan.","type":"article-journal","volume":"132"},"uris":["http://www.mendeley.com/documents/?uuid=b97c5964-154e-4835-af39-a962791678c2"]}],"mendeley":{"formattedCitation":"&lt;sup&gt;50&lt;/sup&gt;","plainTextFormattedCitation":"50","previouslyFormattedCitation":"&lt;sup&gt;50&lt;/sup&gt;"},"properties":{"noteIndex":0},"schema":"https://github.com/citation-style-language/schema/raw/master/csl-citation.json"}</w:instrText>
      </w:r>
      <w:r w:rsidR="00D14224" w:rsidRPr="009A03DA">
        <w:rPr>
          <w:rFonts w:ascii="Calibri" w:hAnsi="Calibri" w:cs="Calibri"/>
        </w:rPr>
        <w:fldChar w:fldCharType="separate"/>
      </w:r>
      <w:r w:rsidR="007C2896" w:rsidRPr="007C2896">
        <w:rPr>
          <w:rFonts w:ascii="Calibri" w:hAnsi="Calibri" w:cs="Calibri"/>
          <w:noProof/>
          <w:vertAlign w:val="superscript"/>
        </w:rPr>
        <w:t>50</w:t>
      </w:r>
      <w:r w:rsidR="00D14224" w:rsidRPr="009A03DA">
        <w:rPr>
          <w:rFonts w:ascii="Calibri" w:hAnsi="Calibri" w:cs="Calibri"/>
        </w:rPr>
        <w:fldChar w:fldCharType="end"/>
      </w:r>
      <w:r w:rsidR="00D14224">
        <w:rPr>
          <w:rFonts w:ascii="Calibri" w:hAnsi="Calibri" w:cs="Calibri"/>
        </w:rPr>
        <w:t xml:space="preserve"> and </w:t>
      </w:r>
      <w:r w:rsidR="000C79CC">
        <w:rPr>
          <w:rFonts w:ascii="Calibri" w:hAnsi="Calibri" w:cs="Calibri"/>
        </w:rPr>
        <w:t xml:space="preserve">has been implicated in the process of inflammation </w:t>
      </w:r>
      <w:r w:rsidR="005F6612">
        <w:rPr>
          <w:rFonts w:ascii="Calibri" w:hAnsi="Calibri" w:cs="Calibri"/>
        </w:rPr>
        <w:fldChar w:fldCharType="begin" w:fldLock="1"/>
      </w:r>
      <w:r w:rsidR="00FB021F">
        <w:rPr>
          <w:rFonts w:ascii="Calibri" w:hAnsi="Calibri" w:cs="Calibri"/>
        </w:rPr>
        <w:instrText>ADDIN CSL_CITATION {"citationItems":[{"id":"ITEM-1","itemData":{"DOI":"10.1038/s41380-019-0414-4","ISSN":"1359-4184","PMID":"30980044","abstract":"The kynurenine pathway (KP) plays a critical role in generating cellular energy in the form of nicotinamide adenine dinucleotide (NAD+). Because energy requirements are substantially increased during an immune response, the KP is a key regulator of the immune system. Perhaps more importantly in the context of psychiatry, many kynurenines are neuroactive, modulating neuroplasticity and/or exerting neurotoxic effects in part through their effects on NMDA receptor signaling and glutamatergic neurotransmission. As such, it is not surprising that the kynurenines have been implicated in psychiatric illness in the context of inflammation. However, because of their neuromodulatory properties, the kynurenines are not just additional members of a list of inflammatory mediators linked with psychiatric illness, but in preclinical studies have been shown to be necessary components of the behavioral analogues of depression and schizophrenia-like cognitive deficits. Further, as the title suggests, the KP is regulated by, and in turn regulates multiple other physiological systems that are commonly disrupted in psychiatric disorders, including endocrine, metabolic, and hormonal systems. This review provides a broad overview of the mechanistic pathways through which the kynurenines interact with these systems, thus impacting emotion, cognition, pain, metabolic function, and aging, and in so doing potentially increasing the risk of developing psychiatric disorders. Novel therapeutic approaches targeting the KP are discussed. Moreover, electroconvulsive therapy, ketamine, physical exercise, and certain non-steroidal anti-inflammatories have been shown to alter kynurenine metabolism, raising the possibility that kynurenine metabolites may have utility as treatment response or therapeutic monitoring biomarkers.","author":[{"dropping-particle":"","family":"Savitz","given":"Jonathan","non-dropping-particle":"","parse-names":false,"suffix":""}],"container-title":"Molecular psychiatry","id":"ITEM-1","issue":"1","issued":{"date-parts":[["2020"]]},"note":"Detailed review on the different roles of kynurenine","page":"131-147","title":"The Kynurenine Pathway: A Finger in Every Pie","type":"article-journal","volume":"25"},"uris":["http://www.mendeley.com/documents/?uuid=201cf771-4bc6-4030-bab2-52e325d5b07e"]},{"id":"ITEM-2","itemData":{"DOI":"10.1126/science.aaf9794","ISSN":"1095-9203 (Electronic)","PMID":"28751584","abstract":"Kynurenine metabolites are generated by tryptophan catabolism and regulate  biological processes that include host-microbiome signaling, immune cell response, and neuronal excitability. Enzymes of the kynurenine pathway are expressed in different tissues and cell types throughout the body and are regulated by cues, including nutritional and inflammatory signals. As a consequence of this systemic metabolic integration, peripheral inflammation can contribute to accumulation of kynurenine in the brain, which has been associated with depression and schizophrenia. Conversely, kynurenine accumulation can be suppressed by activating kynurenine clearance in exercised skeletal muscle. The effect of exercise training on depression through modulation of the kynurenine pathway highlights an important mechanism of interorgan cross-talk mediated by these metabolites. Here, we discuss peripheral mechanisms of tryptophan-kynurenine metabolism and their effects on inflammatory, metabolic, oncologic, and psychiatric disorders.","author":[{"dropping-particle":"","family":"Cervenka","given":"Igor","non-dropping-particle":"","parse-names":false,"suffix":""},{"dropping-particle":"","family":"Agudelo","given":"Leandro Z","non-dropping-particle":"","parse-names":false,"suffix":""},{"dropping-particle":"","family":"Ruas","given":"Jorge L","non-dropping-particle":"","parse-names":false,"suffix":""}],"container-title":"Science (New York, N.Y.)","id":"ITEM-2","issue":"6349","issued":{"date-parts":[["2017","7"]]},"language":"eng","publisher-place":"United States","title":"Kynurenines: Tryptophan's metabolites in exercise, inflammation, and mental  health.","type":"article-journal","volume":"357"},"uris":["http://www.mendeley.com/documents/?uuid=340ac60c-146e-4f39-870b-0873c2a67717"]}],"mendeley":{"formattedCitation":"&lt;sup&gt;51,52&lt;/sup&gt;","plainTextFormattedCitation":"51,52","previouslyFormattedCitation":"&lt;sup&gt;51,52&lt;/sup&gt;"},"properties":{"noteIndex":0},"schema":"https://github.com/citation-style-language/schema/raw/master/csl-citation.json"}</w:instrText>
      </w:r>
      <w:r w:rsidR="005F6612">
        <w:rPr>
          <w:rFonts w:ascii="Calibri" w:hAnsi="Calibri" w:cs="Calibri"/>
        </w:rPr>
        <w:fldChar w:fldCharType="separate"/>
      </w:r>
      <w:r w:rsidR="007C2896" w:rsidRPr="007C2896">
        <w:rPr>
          <w:rFonts w:ascii="Calibri" w:hAnsi="Calibri" w:cs="Calibri"/>
          <w:noProof/>
          <w:vertAlign w:val="superscript"/>
        </w:rPr>
        <w:t>51,52</w:t>
      </w:r>
      <w:r w:rsidR="005F6612">
        <w:rPr>
          <w:rFonts w:ascii="Calibri" w:hAnsi="Calibri" w:cs="Calibri"/>
        </w:rPr>
        <w:fldChar w:fldCharType="end"/>
      </w:r>
      <w:r w:rsidR="005F6612">
        <w:rPr>
          <w:rFonts w:ascii="Calibri" w:hAnsi="Calibri" w:cs="Calibri"/>
        </w:rPr>
        <w:t>, along with</w:t>
      </w:r>
      <w:r w:rsidR="00AC2664">
        <w:rPr>
          <w:rFonts w:ascii="Calibri" w:hAnsi="Calibri" w:cs="Calibri"/>
        </w:rPr>
        <w:t xml:space="preserve"> the neuroprotective role of kynurenic acid, an intermediate metabolite of the </w:t>
      </w:r>
      <w:r w:rsidR="00AC2664" w:rsidRPr="009A03DA">
        <w:rPr>
          <w:rFonts w:ascii="Calibri" w:hAnsi="Calibri" w:cs="Calibri"/>
        </w:rPr>
        <w:t>kynurenine pathway that acts as an antagonist to the N-methyl-D-aspartate receptors (NMDARs)</w:t>
      </w:r>
      <w:r w:rsidR="00AC2664">
        <w:rPr>
          <w:rFonts w:ascii="Calibri" w:hAnsi="Calibri" w:cs="Calibri"/>
        </w:rPr>
        <w:t xml:space="preserve">. </w:t>
      </w:r>
      <w:r w:rsidR="004454CC" w:rsidRPr="009A03DA">
        <w:rPr>
          <w:rFonts w:ascii="Calibri" w:hAnsi="Calibri" w:cs="Calibri"/>
        </w:rPr>
        <w:t xml:space="preserve">Further studies in </w:t>
      </w:r>
      <w:r w:rsidR="00AC2664">
        <w:rPr>
          <w:rFonts w:ascii="Calibri" w:hAnsi="Calibri" w:cs="Calibri"/>
        </w:rPr>
        <w:t xml:space="preserve">patients and </w:t>
      </w:r>
      <w:r w:rsidR="004454CC" w:rsidRPr="009A03DA">
        <w:rPr>
          <w:rFonts w:ascii="Calibri" w:hAnsi="Calibri" w:cs="Calibri"/>
        </w:rPr>
        <w:t>animal models shall expand the knowledge of this downregulation and its direct relationship with glutamatergic neurotransmission</w:t>
      </w:r>
      <w:r w:rsidR="00AC2664">
        <w:rPr>
          <w:rFonts w:ascii="Calibri" w:hAnsi="Calibri" w:cs="Calibri"/>
        </w:rPr>
        <w:t xml:space="preserve">, </w:t>
      </w:r>
      <w:r w:rsidR="004D7D5E">
        <w:rPr>
          <w:rFonts w:ascii="Calibri" w:hAnsi="Calibri" w:cs="Calibri"/>
        </w:rPr>
        <w:t>elucidating whether it is a cause of consequence of the pathology</w:t>
      </w:r>
      <w:r w:rsidR="004D7D5E">
        <w:rPr>
          <w:rFonts w:ascii="Calibri" w:hAnsi="Calibri" w:cs="Calibri"/>
        </w:rPr>
        <w:fldChar w:fldCharType="begin" w:fldLock="1"/>
      </w:r>
      <w:r w:rsidR="00FB021F">
        <w:rPr>
          <w:rFonts w:ascii="Calibri" w:hAnsi="Calibri" w:cs="Calibri"/>
        </w:rPr>
        <w:instrText>ADDIN CSL_CITATION {"citationItems":[{"id":"ITEM-1","itemData":{"DOI":"10.1016/j.molmed.2021.07.006","ISSN":"1471-499X (Electronic)","PMID":"34373202","abstract":"The kynurenine (KYN) pathway (KP) of tryptophan (TRP) metabolism is dysregulated  in inflammation-driven pathologies including oncological and brain diseases [e.g., multiple sclerosis (MS), depression] and thus is a promising therapeutic target. Both pathological and compensatory mechanisms underlie disease-associated KP activation. There is growing evidence for bioenergetic roles of certain KP metabolites such as kynurenic acid (KA), or quinolinic acid (QA) as an NAD(+) precursor, which may explain its frequently observed 'pathological' overactivation. Disease- and tissue-specific aspects, negative feedback on inflammatory signals, and the balance of downstream metabolites are likely to be decisive factors in the interpretation of an imbalanced KP. Therapeutic strategies should consider the compensatory actions and bioenergetic roles of KP metabolites to successfully design future theragnostic approaches aimed at attenuating disease progression.","author":[{"dropping-particle":"","family":"Joisten","given":"Niklas","non-dropping-particle":"","parse-names":false,"suffix":""},{"dropping-particle":"","family":"Ruas","given":"Jorge L","non-dropping-particle":"","parse-names":false,"suffix":""},{"dropping-particle":"","family":"Braidy","given":"Nady","non-dropping-particle":"","parse-names":false,"suffix":""},{"dropping-particle":"","family":"Guillemin","given":"Gilles J","non-dropping-particle":"","parse-names":false,"suffix":""},{"dropping-particle":"","family":"Zimmer","given":"Philipp","non-dropping-particle":"","parse-names":false,"suffix":""}],"container-title":"Trends in molecular medicine","id":"ITEM-1","issue":"10","issued":{"date-parts":[["2021","10"]]},"language":"eng","page":"946-954","publisher-place":"England","title":"The kynurenine pathway in chronic diseases: a compensatory mechanism or a driving  force?","type":"article-journal","volume":"27"},"uris":["http://www.mendeley.com/documents/?uuid=7a2a7ada-b4b1-470a-a105-ea984d147ebb"]}],"mendeley":{"formattedCitation":"&lt;sup&gt;53&lt;/sup&gt;","plainTextFormattedCitation":"53","previouslyFormattedCitation":"&lt;sup&gt;53&lt;/sup&gt;"},"properties":{"noteIndex":0},"schema":"https://github.com/citation-style-language/schema/raw/master/csl-citation.json"}</w:instrText>
      </w:r>
      <w:r w:rsidR="004D7D5E">
        <w:rPr>
          <w:rFonts w:ascii="Calibri" w:hAnsi="Calibri" w:cs="Calibri"/>
        </w:rPr>
        <w:fldChar w:fldCharType="separate"/>
      </w:r>
      <w:r w:rsidR="007C2896" w:rsidRPr="007C2896">
        <w:rPr>
          <w:rFonts w:ascii="Calibri" w:hAnsi="Calibri" w:cs="Calibri"/>
          <w:noProof/>
          <w:vertAlign w:val="superscript"/>
        </w:rPr>
        <w:t>53</w:t>
      </w:r>
      <w:r w:rsidR="004D7D5E">
        <w:rPr>
          <w:rFonts w:ascii="Calibri" w:hAnsi="Calibri" w:cs="Calibri"/>
        </w:rPr>
        <w:fldChar w:fldCharType="end"/>
      </w:r>
      <w:r w:rsidR="004D7D5E">
        <w:rPr>
          <w:rFonts w:ascii="Calibri" w:hAnsi="Calibri" w:cs="Calibri"/>
        </w:rPr>
        <w:t>.</w:t>
      </w:r>
      <w:r w:rsidR="00A41D50">
        <w:rPr>
          <w:rFonts w:ascii="Calibri" w:hAnsi="Calibri" w:cs="Calibri"/>
        </w:rPr>
        <w:t xml:space="preserve"> Aligned with that, it shall be explored whether the generalized tryptophan metabolism reduction is related with a reduced tryptophan brain availability due to increased peripheral kynurenine metabolism, associated with pro-inflammatory conditions</w:t>
      </w:r>
      <w:r w:rsidR="00FB021F">
        <w:rPr>
          <w:rFonts w:ascii="Calibri" w:hAnsi="Calibri" w:cs="Calibri"/>
        </w:rPr>
        <w:fldChar w:fldCharType="begin" w:fldLock="1"/>
      </w:r>
      <w:r w:rsidR="00FB021F">
        <w:rPr>
          <w:rFonts w:ascii="Calibri" w:hAnsi="Calibri" w:cs="Calibri"/>
        </w:rPr>
        <w:instrText>ADDIN CSL_CITATION {"citationItems":[{"id":"ITEM-1","itemData":{"DOI":"10.2741/4363","ISSN":"2768-6698 (Electronic)","PMID":"25961549","abstract":"The kynurenine (Kyn) pathway is the major route for tryptophan (Trp) metabolism,  and it contributes to several fundamental biological processes. Trp is constitutively oxidized by tryptophan 2, 3-dioxygenase in liver cells. In other cell types, it is catalyzed by an alternative inducible indoleamine-pyrrole 2, 3-dioxygenase (IDO) under certain pathophysiological conditions, which consequently increases the formation of Kyn metabolites. IDO is up-regulated in response to inflammatory conditions as a novel marker of immune activation in early atherosclerosis. Besides, IDO and the IDO-related pathway are important mediators of the immunoinflammatory responses in advanced atherosclerosis. In particular, Kyn, 3-hydroxykynurenine, and quinolinic acid are positively associated with inflammation, oxidative stress (SOX), endothelial dysfunction, and carotid artery intima-media thickness values in end-stage renal disease patients. Moreover, IDO is a potential novel contributor to vessel relaxation and metabolism in systemic infections, which is also activated in acute severe heart attacks. The Kyn pathway plays a key role in the increased prevalence of cardiovascular disease by regulating inflammation, SOX, and immune activation.","author":[{"dropping-particle":"","family":"Wang","given":"Qiongxin","non-dropping-particle":"","parse-names":false,"suffix":""},{"dropping-particle":"","family":"Liu","given":"Danxia","non-dropping-particle":"","parse-names":false,"suffix":""},{"dropping-particle":"","family":"Song","given":"Ping","non-dropping-particle":"","parse-names":false,"suffix":""},{"dropping-particle":"","family":"Zou","given":"Ming-Hui","non-dropping-particle":"","parse-names":false,"suffix":""}],"container-title":"Frontiers in bioscience (Landmark edition)","id":"ITEM-1","issue":"7","issued":{"date-parts":[["2015","6"]]},"language":"eng","page":"1116-1143","publisher-place":"Singapore","title":"Tryptophan-kynurenine pathway is dysregulated in inflammation, and immune  activation.","type":"article-journal","volume":"20"},"uris":["http://www.mendeley.com/documents/?uuid=3b66d1b8-1303-4ece-b2db-94130789ac56"]}],"mendeley":{"formattedCitation":"&lt;sup&gt;54&lt;/sup&gt;","plainTextFormattedCitation":"54","previouslyFormattedCitation":"&lt;sup&gt;54&lt;/sup&gt;"},"properties":{"noteIndex":0},"schema":"https://github.com/citation-style-language/schema/raw/master/csl-citation.json"}</w:instrText>
      </w:r>
      <w:r w:rsidR="00FB021F">
        <w:rPr>
          <w:rFonts w:ascii="Calibri" w:hAnsi="Calibri" w:cs="Calibri"/>
        </w:rPr>
        <w:fldChar w:fldCharType="separate"/>
      </w:r>
      <w:r w:rsidR="00FB021F" w:rsidRPr="00FB021F">
        <w:rPr>
          <w:rFonts w:ascii="Calibri" w:hAnsi="Calibri" w:cs="Calibri"/>
          <w:noProof/>
          <w:vertAlign w:val="superscript"/>
        </w:rPr>
        <w:t>54</w:t>
      </w:r>
      <w:r w:rsidR="00FB021F">
        <w:rPr>
          <w:rFonts w:ascii="Calibri" w:hAnsi="Calibri" w:cs="Calibri"/>
        </w:rPr>
        <w:fldChar w:fldCharType="end"/>
      </w:r>
      <w:r w:rsidR="00A41D50">
        <w:rPr>
          <w:rFonts w:ascii="Calibri" w:hAnsi="Calibri" w:cs="Calibri"/>
        </w:rPr>
        <w:t>.</w:t>
      </w:r>
    </w:p>
    <w:p w14:paraId="5E1394DF" w14:textId="31A2207D" w:rsidR="0050293C" w:rsidRDefault="008838AF" w:rsidP="00824CE0">
      <w:r w:rsidRPr="009A03DA">
        <w:rPr>
          <w:rFonts w:ascii="Calibri" w:hAnsi="Calibri" w:cs="Calibri"/>
        </w:rPr>
        <w:t>Alterations in tryptophan metabolism are often associated with alterations in other amino acids</w:t>
      </w:r>
      <w:r w:rsidR="005B0E9E">
        <w:rPr>
          <w:rFonts w:ascii="Calibri" w:hAnsi="Calibri" w:cs="Calibri"/>
        </w:rPr>
        <w:fldChar w:fldCharType="begin" w:fldLock="1"/>
      </w:r>
      <w:r w:rsidR="00FB021F">
        <w:rPr>
          <w:rFonts w:ascii="Calibri" w:hAnsi="Calibri" w:cs="Calibri"/>
        </w:rPr>
        <w:instrText>ADDIN CSL_CITATION {"citationItems":[{"id":"ITEM-1","itemData":{"DOI":"10.3389/fnint.2020.00007","ISSN":"1662-5145","PMID":"32161522","abstract":"Rett syndrome (RTT, OMIM 312750), a severe neurodevelopmental disorder characterized by regression with loss of spoken language and hand skills, development of characteristic hand stereotypies, and gait dysfunction, is primarily caused by de novo mutations in the X-linked gene Methyl-CpG-binding protein 2 (MECP2). Currently, treatment options are limited to symptomatic management, however, reversal of disease phenotype is possible in mouse models by restoration of normal MECP2 gene expression. A significant challenge is the lack of biomarkers of disease state, disease severity, or treatment response. Using a non-targeted metabolomic approach we evaluated metabolite profiles in plasma from thirty-four people with RTT compared to thirty-seven unaffected age- and gender-matched siblings. We identified sixty-six significantly altered metabolites that cluster broadly into amino acid, nitrogen handling, and exogenous substance pathways. RTT disease metabolite and metabolic pathways abnormalities point to evidence of oxidative stress, mitochondrial dysfunction, and alterations in gut microflora. These observed changes provide insight into underlying pathological mechanisms and the foundation for biomarker discovery of disease severity biomarkers.","author":[{"dropping-particle":"","family":"Neul","given":"Jeffrey L","non-dropping-particle":"","parse-names":false,"suffix":""},{"dropping-particle":"","family":"Skinner","given":"Steven A","non-dropping-particle":"","parse-names":false,"suffix":""},{"dropping-particle":"","family":"Annese","given":"Fran","non-dropping-particle":"","parse-names":false,"suffix":""},{"dropping-particle":"","family":"Lane","given":"Jane","non-dropping-particle":"","parse-names":false,"suffix":""},{"dropping-particle":"","family":"Heydemann","given":"Peter","non-dropping-particle":"","parse-names":false,"suffix":""},{"dropping-particle":"","family":"Jones","given":"Mary","non-dropping-particle":"","parse-names":false,"suffix":""},{"dropping-particle":"","family":"Kaufmann","given":"Walter E","non-dropping-particle":"","parse-names":false,"suffix":""},{"dropping-particle":"","family":"Glaze","given":"Daniel G","non-dropping-particle":"","parse-names":false,"suffix":""},{"dropping-particle":"","family":"Percy","given":"Alan K","non-dropping-particle":"","parse-names":false,"suffix":""}],"container-title":"Frontiers in Integrative Neuroscience","id":"ITEM-1","issued":{"date-parts":[["2020"]]},"note":"Untargeted metabolomics analysis of Rett (MeCP2) patients compared to same-sex siblings. They found that amino acid metabolism pathways were among the most affected, with decreased levels of indole lactate, indole propionate, and kynurenine. metabolites of phenylalanine and tyrosine were also affected, and for these and the tryptophan metabolites, it was noted that many were produced primarily by gut microbiota","page":"7","title":"Metabolic Signatures Differentiate Rett Syndrome From Unaffected Siblings","type":"article-journal","volume":"14"},"uris":["http://www.mendeley.com/documents/?uuid=f0d41dd1-eccb-4487-ab20-acd6cfa062f2"]}],"mendeley":{"formattedCitation":"&lt;sup&gt;38&lt;/sup&gt;","plainTextFormattedCitation":"38","previouslyFormattedCitation":"&lt;sup&gt;38&lt;/sup&gt;"},"properties":{"noteIndex":0},"schema":"https://github.com/citation-style-language/schema/raw/master/csl-citation.json"}</w:instrText>
      </w:r>
      <w:r w:rsidR="005B0E9E">
        <w:rPr>
          <w:rFonts w:ascii="Calibri" w:hAnsi="Calibri" w:cs="Calibri"/>
        </w:rPr>
        <w:fldChar w:fldCharType="separate"/>
      </w:r>
      <w:r w:rsidR="007C2896" w:rsidRPr="007C2896">
        <w:rPr>
          <w:rFonts w:ascii="Calibri" w:hAnsi="Calibri" w:cs="Calibri"/>
          <w:noProof/>
          <w:vertAlign w:val="superscript"/>
        </w:rPr>
        <w:t>38</w:t>
      </w:r>
      <w:r w:rsidR="005B0E9E">
        <w:rPr>
          <w:rFonts w:ascii="Calibri" w:hAnsi="Calibri" w:cs="Calibri"/>
        </w:rPr>
        <w:fldChar w:fldCharType="end"/>
      </w:r>
      <w:r w:rsidRPr="009A03DA">
        <w:rPr>
          <w:rFonts w:ascii="Calibri" w:hAnsi="Calibri" w:cs="Calibri"/>
        </w:rPr>
        <w:t xml:space="preserve">. Specific analysis of the concentration </w:t>
      </w:r>
      <w:r w:rsidR="0085620E" w:rsidRPr="009A03DA">
        <w:rPr>
          <w:rFonts w:ascii="Calibri" w:hAnsi="Calibri" w:cs="Calibri"/>
        </w:rPr>
        <w:t xml:space="preserve">of </w:t>
      </w:r>
      <w:r w:rsidR="00FD5E61" w:rsidRPr="009A03DA">
        <w:rPr>
          <w:rFonts w:ascii="Calibri" w:hAnsi="Calibri" w:cs="Calibri"/>
        </w:rPr>
        <w:t xml:space="preserve">large neutral amino acids </w:t>
      </w:r>
      <w:r w:rsidR="0085620E" w:rsidRPr="009A03DA">
        <w:rPr>
          <w:rFonts w:ascii="Calibri" w:hAnsi="Calibri" w:cs="Calibri"/>
        </w:rPr>
        <w:t xml:space="preserve">in our samples has revealed a generalized decrease </w:t>
      </w:r>
      <w:r w:rsidR="00FD5E61" w:rsidRPr="009A03DA">
        <w:rPr>
          <w:rFonts w:ascii="Calibri" w:hAnsi="Calibri" w:cs="Calibri"/>
        </w:rPr>
        <w:t xml:space="preserve">in </w:t>
      </w:r>
      <w:r w:rsidR="00824CE0">
        <w:rPr>
          <w:rFonts w:ascii="Calibri" w:hAnsi="Calibri" w:cs="Calibri"/>
        </w:rPr>
        <w:t xml:space="preserve">both disease groups. These are </w:t>
      </w:r>
      <w:r w:rsidR="00FD5E61">
        <w:t xml:space="preserve">transported into the brain through the </w:t>
      </w:r>
      <w:r w:rsidR="00FD5E61" w:rsidRPr="008838AF">
        <w:t xml:space="preserve">Large </w:t>
      </w:r>
      <w:r w:rsidR="00CA0427">
        <w:t xml:space="preserve">Neutral Amino Acids Transporter </w:t>
      </w:r>
      <w:r w:rsidR="00FD5E61">
        <w:t>(</w:t>
      </w:r>
      <w:r w:rsidR="00FD5E61" w:rsidRPr="00CA0427">
        <w:t>LAT1</w:t>
      </w:r>
      <w:r w:rsidR="00FD5E61">
        <w:t xml:space="preserve">, coded by the </w:t>
      </w:r>
      <w:r w:rsidR="00FD5E61" w:rsidRPr="00CA0427">
        <w:rPr>
          <w:i/>
        </w:rPr>
        <w:t>SLC7A5</w:t>
      </w:r>
      <w:r w:rsidR="00824CE0">
        <w:t xml:space="preserve"> gene), responsible for the transport tryptophan and other amino acids such as BCAAs, threonine or phenylalanine.</w:t>
      </w:r>
      <w:r w:rsidR="00A32473">
        <w:t xml:space="preserve"> Besides amino acids transport, LAT1 has been reported to regulate Kv1.2 potassium channels</w:t>
      </w:r>
      <w:r w:rsidR="00A32473">
        <w:fldChar w:fldCharType="begin" w:fldLock="1"/>
      </w:r>
      <w:r w:rsidR="00FB021F">
        <w:instrText>ADDIN CSL_CITATION {"citationItems":[{"id":"ITEM-1","itemData":{"DOI":"10.7554/eLife.54916","ISSN":"2050-084X (Electronic)","PMID":"33164746","abstract":"Many voltage-dependent ion channels are regulated by accessory proteins. We  recently reported powerful regulation of Kv1.2 potassium channels by the amino acid transporter Slc7a5. In this study, we report that Kv1.1 channels are also regulated by Slc7a5, albeit with different functional outcomes. In heterologous expression systems, Kv1.1 exhibits prominent current enhancement ('disinhibition') with holding potentials more negative than -120 mV. Knockdown of endogenous Slc7a5 leads to larger Kv1.1 currents and strongly attenuates the disinhibition effect, suggesting that Slc7a5 regulation of Kv1.1 involves channel inhibition that can be reversed by supraphysiological hyperpolarizing voltages. We investigated chimeric combinations of Kv1.1 and Kv1.2, demonstrating that exchange of the voltage-sensing domain controls the sensitivity and response to Slc7a5, and localize a specific position in S1 with prominent effects on Slc7a5 sensitivity. Overall, our study highlights multiple Slc7a5-sensitive Kv1 subunits, and identifies the voltage-sensing domain as a determinant of Slc7a5 modulation of Kv1 channels.","author":[{"dropping-particle":"","family":"Lamothe","given":"Shawn M","non-dropping-particle":"","parse-names":false,"suffix":""},{"dropping-particle":"","family":"Sharmin","given":"Nazlee","non-dropping-particle":"","parse-names":false,"suffix":""},{"dropping-particle":"","family":"Silver","given":"Grace","non-dropping-particle":"","parse-names":false,"suffix":""},{"dropping-particle":"","family":"Satou","given":"Motoyasu","non-dropping-particle":"","parse-names":false,"suffix":""},{"dropping-particle":"","family":"Hao","given":"Yubin","non-dropping-particle":"","parse-names":false,"suffix":""},{"dropping-particle":"","family":"Tateno","given":"Toru","non-dropping-particle":"","parse-names":false,"suffix":""},{"dropping-particle":"","family":"Baronas","given":"Victoria A","non-dropping-particle":"","parse-names":false,"suffix":""},{"dropping-particle":"","family":"Kurata","given":"Harley T","non-dropping-particle":"","parse-names":false,"suffix":""}],"container-title":"eLife","id":"ITEM-1","issued":{"date-parts":[["2020","11"]]},"language":"eng","publisher-place":"England","title":"Control of Slc7a5 sensitivity by the voltage-sensing domain of Kv1 channels.","type":"article-journal","volume":"9"},"uris":["http://www.mendeley.com/documents/?uuid=09938b3c-75b0-4925-ad9c-644e27a6b034"]}],"mendeley":{"formattedCitation":"&lt;sup&gt;55&lt;/sup&gt;","plainTextFormattedCitation":"55","previouslyFormattedCitation":"&lt;sup&gt;55&lt;/sup&gt;"},"properties":{"noteIndex":0},"schema":"https://github.com/citation-style-language/schema/raw/master/csl-citation.json"}</w:instrText>
      </w:r>
      <w:r w:rsidR="00A32473">
        <w:fldChar w:fldCharType="separate"/>
      </w:r>
      <w:r w:rsidR="00FB021F" w:rsidRPr="00FB021F">
        <w:rPr>
          <w:noProof/>
          <w:vertAlign w:val="superscript"/>
        </w:rPr>
        <w:t>55</w:t>
      </w:r>
      <w:r w:rsidR="00A32473">
        <w:fldChar w:fldCharType="end"/>
      </w:r>
      <w:r w:rsidR="00A32473">
        <w:t xml:space="preserve">, modifying the </w:t>
      </w:r>
      <w:r w:rsidR="00A32473" w:rsidRPr="00A20259">
        <w:t xml:space="preserve">functional outcomes of epilepsy-linked </w:t>
      </w:r>
      <w:r w:rsidR="00A32473">
        <w:t>channelopathies</w:t>
      </w:r>
      <w:r w:rsidR="00A32473">
        <w:fldChar w:fldCharType="begin" w:fldLock="1"/>
      </w:r>
      <w:r w:rsidR="00FB021F">
        <w:instrText>ADDIN CSL_CITATION {"citationItems":[{"id":"ITEM-1","itemData":{"DOI":"10.1038/s41467-018-06859-x","ISSN":"2041-1723 (Electronic)","PMID":"30356053","abstract":"Kv1.2 is a prominent voltage-gated potassium channel that influences action  potential generation and propagation in the central nervous system. We explored multi-protein complexes containing Kv1.2 using mass spectrometry followed by screening for effects on Kv1.2. We report that Slc7a5, a neutral amino acid transporter, has a profound impact on Kv1.2. Co-expression with Slc7a5 reduces total Kv1.2 protein, and dramatically hyperpolarizes the voltage-dependence of activation by -47 mV. These effects are attenuated by expression of Slc3a2, a known binding partner of Slc7a5. The profound Slc7a5-mediated current suppression is partly explained by a combination of gating effects including accelerated inactivation and a hyperpolarizing shift of channel activation, causing channels to accumulate in a non-conducting state. Two recently reported Slc7a5 mutations linked to neurodevelopmental delay exhibit a localization defect and have attenuated effects on Kv1.2. In addition, epilepsy-linked gain-of-function Kv1.2 mutants exhibit enhanced sensitivity to Slc7a5.","author":[{"dropping-particle":"","family":"Baronas","given":"Victoria A","non-dropping-particle":"","parse-names":false,"suffix":""},{"dropping-particle":"","family":"Yang","given":"Runying Y","non-dropping-particle":"","parse-names":false,"suffix":""},{"dropping-particle":"","family":"Morales","given":"Luis Carlos","non-dropping-particle":"","parse-names":false,"suffix":""},{"dropping-particle":"","family":"Sipione","given":"Simonetta","non-dropping-particle":"","parse-names":false,"suffix":""},{"dropping-particle":"","family":"Kurata","given":"Harley T","non-dropping-particle":"","parse-names":false,"suffix":""}],"container-title":"Nature communications","id":"ITEM-1","issue":"1","issued":{"date-parts":[["2018","10"]]},"language":"eng","page":"4417","publisher-place":"England","title":"Slc7a5 regulates Kv1.2 channels and modifies functional outcomes of  epilepsy-linked channel mutations.","type":"article-journal","volume":"9"},"uris":["http://www.mendeley.com/documents/?uuid=ac048dfc-c73b-4846-bdfd-a3f27d5b6878"]}],"mendeley":{"formattedCitation":"&lt;sup&gt;56&lt;/sup&gt;","plainTextFormattedCitation":"56","previouslyFormattedCitation":"&lt;sup&gt;56&lt;/sup&gt;"},"properties":{"noteIndex":0},"schema":"https://github.com/citation-style-language/schema/raw/master/csl-citation.json"}</w:instrText>
      </w:r>
      <w:r w:rsidR="00A32473">
        <w:fldChar w:fldCharType="separate"/>
      </w:r>
      <w:r w:rsidR="00FB021F" w:rsidRPr="00FB021F">
        <w:rPr>
          <w:noProof/>
          <w:vertAlign w:val="superscript"/>
        </w:rPr>
        <w:t>56</w:t>
      </w:r>
      <w:r w:rsidR="00A32473">
        <w:fldChar w:fldCharType="end"/>
      </w:r>
      <w:r w:rsidR="00A32473">
        <w:t>. On top of that, mutations</w:t>
      </w:r>
      <w:r w:rsidR="00A32473" w:rsidRPr="00A20259">
        <w:t xml:space="preserve"> </w:t>
      </w:r>
      <w:r w:rsidR="00A32473" w:rsidRPr="00A32473">
        <w:rPr>
          <w:i/>
        </w:rPr>
        <w:t>SLC7A5</w:t>
      </w:r>
      <w:r w:rsidR="00A32473">
        <w:t xml:space="preserve"> (together with other variants in genes encoding</w:t>
      </w:r>
      <w:r w:rsidR="00A32473" w:rsidRPr="00A20259">
        <w:t xml:space="preserve"> </w:t>
      </w:r>
      <w:r w:rsidR="00A32473">
        <w:t>for</w:t>
      </w:r>
      <w:r w:rsidR="00A32473" w:rsidRPr="00A20259">
        <w:t xml:space="preserve"> Large Amino Acid Transporters</w:t>
      </w:r>
      <w:r w:rsidR="00A32473">
        <w:t>)</w:t>
      </w:r>
      <w:r w:rsidR="00A32473" w:rsidRPr="00A20259">
        <w:t xml:space="preserve"> increase the risk of Autism Spectrum Disorder</w:t>
      </w:r>
      <w:r w:rsidR="00A32473">
        <w:fldChar w:fldCharType="begin" w:fldLock="1"/>
      </w:r>
      <w:r w:rsidR="00FB021F">
        <w:instrText>ADDIN CSL_CITATION {"citationItems":[{"id":"ITEM-1","itemData":{"DOI":"10.1016/j.cell.2016.11.013","ISSN":"1097-4172 (Electronic)","PMID":"27912058","abstract":"Autism spectrum disorders (ASD) are a group of genetic disorders often  overlapping with other neurological conditions. We previously described abnormalities in the branched-chain amino acid (BCAA) catabolic pathway as a cause of ASD. Here, we show that the solute carrier transporter 7a5 (SLC7A5), a large neutral amino acid transporter localized at the blood brain barrier (BBB), has an essential role in maintaining normal levels of brain BCAAs. In mice, deletion of Slc7a5 from the endothelial cells of the BBB leads to atypical brain amino acid profile, abnormal mRNA translation, and severe neurological abnormalities. Furthermore, we identified several patients with autistic traits and motor delay carrying deleterious homozygous mutations in the SLC7A5 gene. Finally, we demonstrate that BCAA intracerebroventricular administration ameliorates abnormal behaviors in adult mutant mice. Our data elucidate a neurological syndrome defined by SLC7A5 mutations and support an essential role for the BCAA in human brain function.","author":[{"dropping-particle":"","family":"Tărlungeanu","given":"Dora C","non-dropping-particle":"","parse-names":false,"suffix":""},{"dropping-particle":"","family":"Deliu","given":"Elena","non-dropping-particle":"","parse-names":false,"suffix":""},{"dropping-particle":"","family":"Dotter","given":"Christoph P","non-dropping-particle":"","parse-names":false,"suffix":""},{"dropping-particle":"","family":"Kara","given":"Majdi","non-dropping-particle":"","parse-names":false,"suffix":""},{"dropping-particle":"","family":"Janiesch","given":"Philipp Christoph","non-dropping-particle":"","parse-names":false,"suffix":""},{"dropping-particle":"","family":"Scalise","given":"Mariafrancesca","non-dropping-particle":"","parse-names":false,"suffix":""},{"dropping-particle":"","family":"Galluccio","given":"Michele","non-dropping-particle":"","parse-names":false,"suffix":""},{"dropping-particle":"","family":"Tesulov","given":"Mateja","non-dropping-particle":"","parse-names":false,"suffix":""},{"dropping-particle":"","family":"Morelli","given":"Emanuela","non-dropping-particle":"","parse-names":false,"suffix":""},{"dropping-particle":"","family":"Sonmez","given":"Fatma Mujgan","non-dropping-particle":"","parse-names":false,"suffix":""},{"dropping-particle":"","family":"Bilguvar","given":"Kaya","non-dropping-particle":"","parse-names":false,"suffix":""},{"dropping-particle":"","family":"Ohgaki","given":"Ryuichi","non-dropping-particle":"","parse-names":false,"suffix":""},{"dropping-particle":"","family":"Kanai","given":"Yoshikatsu","non-dropping-particle":"","parse-names":false,"suffix":""},{"dropping-particle":"","family":"Johansen","given":"Anide","non-dropping-particle":"","parse-names":false,"suffix":""},{"dropping-particle":"","family":"Esharif","given":"Seham","non-dropping-particle":"","parse-names":false,"suffix":""},{"dropping-particle":"","family":"Ben-Omran","given":"Tawfeg","non-dropping-particle":"","parse-names":false,"suffix":""},{"dropping-particle":"","family":"Topcu","given":"Meral","non-dropping-particle":"","parse-names":false,"suffix":""},{"dropping-particle":"","family":"Schlessinger","given":"Avner","non-dropping-particle":"","parse-names":false,"suffix":""},{"dropping-particle":"","family":"Indiveri","given":"Cesare","non-dropping-particle":"","parse-names":false,"suffix":""},{"dropping-particle":"","family":"Duncan","given":"Kent E","non-dropping-particle":"","parse-names":false,"suffix":""},{"dropping-particle":"","family":"Caglayan","given":"Ahmet Okay","non-dropping-particle":"","parse-names":false,"suffix":""},{"dropping-particle":"","family":"Gunel","given":"Murat","non-dropping-particle":"","parse-names":false,"suffix":""},{"dropping-particle":"","family":"Gleeson","given":"Joseph G","non-dropping-particle":"","parse-names":false,"suffix":""},{"dropping-particle":"","family":"Novarino","given":"Gaia","non-dropping-particle":"","parse-names":false,"suffix":""}],"container-title":"Cell","id":"ITEM-1","issue":"6","issued":{"date-parts":[["2016","12"]]},"language":"eng","page":"1481-1494.e18","publisher-place":"United States","title":"Impaired Amino Acid Transport at the Blood Brain Barrier Is a Cause of Autism  Spectrum Disorder.","type":"article-journal","volume":"167"},"uris":["http://www.mendeley.com/documents/?uuid=35b9e5ee-4a75-42a5-8383-46a7c790d9e8"]},{"id":"ITEM-2","itemData":{"DOI":"10.1002/mgg3.1036","ISSN":"2324-9269 (Electronic)","PMID":"31701662","abstract":"BACKGROUND: Autism spectrum disorder (ASD) is a common neurodevelopmental  disorder whose molecular mechanisms are largely unknown. Several studies have shown an association between ASD and abnormalities in the metabolism of amino acids, specifically tryptophan and branched-chain amino acids (BCAAs). METHODS: Ninety-seven patients with ASD were screened by Sanger sequencing the genes encoding the heavy (SLC3A2) and light subunits (SLC7A5 and SLC7A8) of the large amino acid transporters (LAT) 1 and 2. LAT1 and 2 are responsible for the transportation of tryptophan and BCAA across the blood-brain barrier and are expressed both in blood and brain. Functional studies were performed employing the Biolog Phenotype Microarray Mammalian (PM-M) technology to investigate the metabolic profiling in lymphoblastoid cell lines from 43 patients with ASD and 50 controls with particular focus on the amino acid substrates of LATs. RESULTS: We detected nine likely pathogenic variants in 11 of 97 patients (11.3%): three in SLC3A2, three in SLC7A5, and three in SLC7A8. Six variants of unknown significance were detected in eight patients, two of which also carrying a likely pathogenic variant. The functional studies showed a consistently reduced utilization of tryptophan, accompanied by evidence of reduced utilization of other large aromatic amino acids (LAAs), either alone or as part of a dipeptide. CONCLUSION: Coding variants in the LAT genes were detected in 17 of 97 patients with ASD (17.5%). Metabolic assays indicate that such abnormalities affect the utilization of certain amino acids, particularly tryptophan and other LAAs, with potential consequences on their transport across the blood barrier and their availability during brain development. Therefore, abnormalities in the LAT1 and two transporters are likely associated with an increased risk of developing ASD.","author":[{"dropping-particle":"","family":"Cascio","given":"Lauren","non-dropping-particle":"","parse-names":false,"suffix":""},{"dropping-particle":"","family":"Chen","given":"Chin-Fu","non-dropping-particle":"","parse-names":false,"suffix":""},{"dropping-particle":"","family":"Pauly","given":"Rini","non-dropping-particle":"","parse-names":false,"suffix":""},{"dropping-particle":"","family":"Srikanth","given":"Sujata","non-dropping-particle":"","parse-names":false,"suffix":""},{"dropping-particle":"","family":"Jones","given":"Kelly","non-dropping-particle":"","parse-names":false,"suffix":""},{"dropping-particle":"","family":"Skinner","given":"Cindy D","non-dropping-particle":"","parse-names":false,"suffix":""},{"dropping-particle":"","family":"Stevenson","given":"Roger E","non-dropping-particle":"","parse-names":false,"suffix":""},{"dropping-particle":"","family":"Schwartz","given":"Charles E","non-dropping-particle":"","parse-names":false,"suffix":""},{"dropping-particle":"","family":"Boccuto","given":"Luigi","non-dropping-particle":"","parse-names":false,"suffix":""}],"container-title":"Molecular genetics &amp; genomic medicine","id":"ITEM-2","issue":"1","issued":{"date-parts":[["2020","1"]]},"language":"eng","page":"e1036","publisher-place":"United States","title":"Abnormalities in the genes that encode Large Amino Acid Transporters increase the  risk of Autism Spectrum Disorder.","type":"article-journal","volume":"8"},"uris":["http://www.mendeley.com/documents/?uuid=44180fa8-71b1-4268-82d8-eb74bf5e244e"]}],"mendeley":{"formattedCitation":"&lt;sup&gt;57,58&lt;/sup&gt;","plainTextFormattedCitation":"57,58","previouslyFormattedCitation":"&lt;sup&gt;57,58&lt;/sup&gt;"},"properties":{"noteIndex":0},"schema":"https://github.com/citation-style-language/schema/raw/master/csl-citation.json"}</w:instrText>
      </w:r>
      <w:r w:rsidR="00A32473">
        <w:fldChar w:fldCharType="separate"/>
      </w:r>
      <w:r w:rsidR="00FB021F" w:rsidRPr="00FB021F">
        <w:rPr>
          <w:noProof/>
          <w:vertAlign w:val="superscript"/>
        </w:rPr>
        <w:t>57,58</w:t>
      </w:r>
      <w:r w:rsidR="00A32473">
        <w:fldChar w:fldCharType="end"/>
      </w:r>
      <w:r w:rsidR="00A32473">
        <w:t xml:space="preserve"> and is essential for perinatal neuronal excitability</w:t>
      </w:r>
      <w:r w:rsidR="00A32473">
        <w:fldChar w:fldCharType="begin" w:fldLock="1"/>
      </w:r>
      <w:r w:rsidR="00FB021F">
        <w:instrText>ADDIN CSL_CITATION {"citationItems":[{"id":"ITEM-1","itemData":{"DOI":"10.1016/j.cell.2023.02.037","ISSN":"1097-4172 (Electronic)","PMID":"36996814","abstract":"Little is known about the critical metabolic changes that neural cells have to  undergo during development and how temporary shifts in this program can influence brain circuitries and behavior. Inspired by the discovery that mutations in SLC7A5, a transporter of metabolically essential large neutral amino acids (LNAAs), lead to autism, we employed metabolomic profiling to study the metabolic states of the cerebral cortex across different developmental stages. We found that the forebrain undergoes significant metabolic remodeling throughout development, with certain groups of metabolites showing stage-specific changes, but what are the consequences of perturbing this metabolic program? By manipulating Slc7a5 expression in neural cells, we found that the metabolism of LNAAs and lipids are interconnected in the cortex. Deletion of Slc7a5 in neurons affects the postnatal metabolic state, leading to a shift in lipid metabolism. Additionally, it causes stage- and cell-type-specific alterations in neuronal activity patterns, resulting in a long-term circuit dysfunction.","author":[{"dropping-particle":"","family":"Knaus","given":"Lisa S","non-dropping-particle":"","parse-names":false,"suffix":""},{"dropping-particle":"","family":"Basilico","given":"Bernadette","non-dropping-particle":"","parse-names":false,"suffix":""},{"dropping-particle":"","family":"Malzl","given":"Daniel","non-dropping-particle":"","parse-names":false,"suffix":""},{"dropping-particle":"","family":"Gerykova Bujalkova","given":"Maria","non-dropping-particle":"","parse-names":false,"suffix":""},{"dropping-particle":"","family":"Smogavec","given":"Mateja","non-dropping-particle":"","parse-names":false,"suffix":""},{"dropping-particle":"","family":"Schwarz","given":"Lena A","non-dropping-particle":"","parse-names":false,"suffix":""},{"dropping-particle":"","family":"Gorkiewicz","given":"Sarah","non-dropping-particle":"","parse-names":false,"suffix":""},{"dropping-particle":"","family":"Amberg","given":"Nicole","non-dropping-particle":"","parse-names":false,"suffix":""},{"dropping-particle":"","family":"Pauler","given":"Florian M","non-dropping-particle":"","parse-names":false,"suffix":""},{"dropping-particle":"","family":"Knittl-Frank","given":"Christian","non-dropping-particle":"","parse-names":false,"suffix":""},{"dropping-particle":"","family":"Tassinari","given":"Marianna","non-dropping-particle":"","parse-names":false,"suffix":""},{"dropping-particle":"","family":"Maulide","given":"Nuno","non-dropping-particle":"","parse-names":false,"suffix":""},{"dropping-particle":"","family":"Rülicke","given":"Thomas","non-dropping-particle":"","parse-names":false,"suffix":""},{"dropping-particle":"","family":"Menche","given":"Jörg","non-dropping-particle":"","parse-names":false,"suffix":""},{"dropping-particle":"","family":"Hippenmeyer","given":"Simon","non-dropping-particle":"","parse-names":false,"suffix":""},{"dropping-particle":"","family":"Novarino","given":"Gaia","non-dropping-particle":"","parse-names":false,"suffix":""}],"container-title":"Cell","id":"ITEM-1","issue":"9","issued":{"date-parts":[["2023","4"]]},"language":"eng","page":"1950-1967.e25","publisher-place":"United States","title":"Large neutral amino acid levels tune perinatal neuronal excitability and  survival.","type":"article-journal","volume":"186"},"uris":["http://www.mendeley.com/documents/?uuid=e423439a-277d-4e9a-babb-8ea0aaeea82f"]}],"mendeley":{"formattedCitation":"&lt;sup&gt;59&lt;/sup&gt;","plainTextFormattedCitation":"59","previouslyFormattedCitation":"&lt;sup&gt;59&lt;/sup&gt;"},"properties":{"noteIndex":0},"schema":"https://github.com/citation-style-language/schema/raw/master/csl-citation.json"}</w:instrText>
      </w:r>
      <w:r w:rsidR="00A32473">
        <w:fldChar w:fldCharType="separate"/>
      </w:r>
      <w:r w:rsidR="00FB021F" w:rsidRPr="00FB021F">
        <w:rPr>
          <w:noProof/>
          <w:vertAlign w:val="superscript"/>
        </w:rPr>
        <w:t>59</w:t>
      </w:r>
      <w:r w:rsidR="00A32473">
        <w:fldChar w:fldCharType="end"/>
      </w:r>
      <w:r w:rsidR="00A32473">
        <w:t xml:space="preserve"> and survival and granule cell development through mTOR regulation</w:t>
      </w:r>
      <w:r w:rsidR="00A32473">
        <w:fldChar w:fldCharType="begin" w:fldLock="1"/>
      </w:r>
      <w:r w:rsidR="00FB021F">
        <w:instrText>ADDIN CSL_CITATION {"citationItems":[{"id":"ITEM-1","itemData":{"DOI":"10.1093/hmg/ddaa186","ISSN":"1460-2083 (Electronic)","PMID":"32821949","abstract":"Pathogenic mutations in the solute carrier family 7 member 5 (SLC7A5) gene, which  encodes an amino acid transporter cause microcephaly and seizures, yet the mechanisms responsible for these phenotypes are unclear. Models have demonstrated that Slc7a5 deletion is embryonic lethal and that these embryos lack a fully formed telencephalon. This phenotype is similar to that of mammalian target of rapamycin (mTOR) protein kinase deletion or mTOR inhibition. Notably, in many cells, Slc7a5 import of amino acids is required to maintain mTOR activity. Slc7a5 is present within neurogenic regions during embryogenesis, is found in cultured neurons and can modulate neuronal electrophysiological properties. However, Slc7a5 is also highly expressed within endothelial cells of the blood-brain barrier where removal in conditional mice leads to severe behavioral defects and non-cell autonomous changes in neurons. Therefore, the extent that neural Slc7a5 is required for development is unclear. Here, subventricular zone neural stem cells that generate olfactory bulb granule cell neurons were electroporated with SLC7A5 or Slc7a5 short hairpin RNA encoding plasmids. Although early phases of neural development were unaltered, Slc7a5 knockdown effected late phases of GC dendrite maturation and survival. Slc7a5 knockdown also decreased mTOR pathway activity. Ras homolog enriched in brain, an mTOR activator, rescued the effect of Slc7a5 knockdown on mTOR pathway activity and dendrite arbors. The data presented here demonstrate that Slc7a5 is required for GC mTOR pathway activity, maturation and survival, which may help explain why Slc7a5 mutations prevent normal brain development and function.","author":[{"dropping-particle":"","family":"Sokolov","given":"Aidan M","non-dropping-particle":"","parse-names":false,"suffix":""},{"dropping-particle":"","family":"Holmberg","given":"Jennie C","non-dropping-particle":"","parse-names":false,"suffix":""},{"dropping-particle":"","family":"Feliciano","given":"David M","non-dropping-particle":"","parse-names":false,"suffix":""}],"container-title":"Human molecular genetics","id":"ITEM-1","issue":"18","issued":{"date-parts":[["2020","11"]]},"language":"eng","page":"3003-3013","publisher-place":"England","title":"The amino acid transporter Slc7a5 regulates the mTOR pathway and is required for  granule cell development.","type":"article-journal","volume":"29"},"uris":["http://www.mendeley.com/documents/?uuid=648b2ebf-a937-4f0f-b398-bdd7f5b4828f"]}],"mendeley":{"formattedCitation":"&lt;sup&gt;60&lt;/sup&gt;","plainTextFormattedCitation":"60","previouslyFormattedCitation":"&lt;sup&gt;60&lt;/sup&gt;"},"properties":{"noteIndex":0},"schema":"https://github.com/citation-style-language/schema/raw/master/csl-citation.json"}</w:instrText>
      </w:r>
      <w:r w:rsidR="00A32473">
        <w:fldChar w:fldCharType="separate"/>
      </w:r>
      <w:r w:rsidR="00FB021F" w:rsidRPr="00FB021F">
        <w:rPr>
          <w:noProof/>
          <w:vertAlign w:val="superscript"/>
        </w:rPr>
        <w:t>60</w:t>
      </w:r>
      <w:r w:rsidR="00A32473">
        <w:fldChar w:fldCharType="end"/>
      </w:r>
      <w:r w:rsidR="00A32473">
        <w:t xml:space="preserve">. </w:t>
      </w:r>
      <w:r w:rsidR="00FD5E61">
        <w:t>We have analyzed the transporter expression in brain tissue from a mouse model of Rett syndrome, noticing a decrease that was already dete</w:t>
      </w:r>
      <w:r w:rsidR="00A32473">
        <w:t xml:space="preserve">ctable at pre-symptomatic stages. This is the first report </w:t>
      </w:r>
      <w:r w:rsidR="00925F2B">
        <w:t xml:space="preserve">to our knowledge of </w:t>
      </w:r>
      <w:r w:rsidR="006B1715">
        <w:t>a reduced expression of this transporter</w:t>
      </w:r>
      <w:r w:rsidR="00925F2B">
        <w:t xml:space="preserve"> in Rett syndrome. Further studies shall investigate the relationship between </w:t>
      </w:r>
      <w:r w:rsidR="006B1715">
        <w:t>this and the decreased expression of other transporters and the blood-brain barrier integrity</w:t>
      </w:r>
      <w:r w:rsidR="00FB021F">
        <w:fldChar w:fldCharType="begin" w:fldLock="1"/>
      </w:r>
      <w:r w:rsidR="00D55789">
        <w:instrText>ADDIN CSL_CITATION {"citationItems":[{"id":"ITEM-1","itemData":{"DOI":"10.3390/biom13040606","ISSN":"2218-273X (Electronic)","PMID":"37189354","abstract":"Rett syndrome (RTT, online MIM 312750) is a devastating neurodevelopmental  disorder characterized by motor and cognitive disabilities. It is mainly caused by pathogenetic variants in the X-linked MECP2 gene, encoding an epigenetic factor crucial for brain functioning. Despite intensive studies, the RTT pathogenetic mechanism remains to be fully elucidated. Impaired vascular function has been previously reported in RTT mouse models; however, whether an altered brain vascular homeostasis and the subsequent blood-brain barrier (BBB) breakdown occur in RTT and contribute to the disease-related cognitive impairment is still unknown. Interestingly, in symptomatic Mecp2-null (Mecp2(-/y), Mecp2(tm1.1Bird)) mice, we found enhanced BBB permeability associated with an aberrant expression of the tight junction proteins Ocln and Cldn-5 in different brain areas, in terms of both transcript and protein levels. Additionally, Mecp2-null mice showed an altered expression of different genes encoding factors with a role in the BBB structure and function, such as Cldn3, Cldn12, Mpdz, Jam2, and Aqp4. With this study, we provide the first evidence of impaired BBB integrity in RTT and highlight a potential new molecular hallmark of the disease that might open new perspectives for the setting-up of novel therapeutic strategies.","author":[{"dropping-particle":"","family":"Pepe","given":"Giuseppe","non-dropping-particle":"","parse-names":false,"suffix":""},{"dropping-particle":"","family":"Fioriniello","given":"Salvatore","non-dropping-particle":"","parse-names":false,"suffix":""},{"dropping-particle":"","family":"Marracino","given":"Federico","non-dropping-particle":"","parse-names":false,"suffix":""},{"dropping-particle":"","family":"Capocci","given":"Luca","non-dropping-particle":"","parse-names":false,"suffix":""},{"dropping-particle":"","family":"Maglione","given":"Vittorio","non-dropping-particle":"","parse-names":false,"suffix":""},{"dropping-particle":"","family":"D'Esposito","given":"Maurizio","non-dropping-particle":"","parse-names":false,"suffix":""},{"dropping-particle":"","family":"Pardo","given":"Alba","non-dropping-particle":"Di","parse-names":false,"suffix":""},{"dropping-particle":"","family":"Ragione","given":"Floriana","non-dropping-particle":"Della","parse-names":false,"suffix":""}],"container-title":"Biomolecules","id":"ITEM-1","issue":"4","issued":{"date-parts":[["2023","3"]]},"language":"eng","publisher-place":"Switzerland","title":"Blood-Brain Barrier Integrity Is Perturbed in a Mecp2-Null Mouse Model of Rett  Syndrome.","type":"article-journal","volume":"13"},"uris":["http://www.mendeley.com/documents/?uuid=d697dace-7988-4bdd-8145-1e7a25d0046b"]}],"mendeley":{"formattedCitation":"&lt;sup&gt;61&lt;/sup&gt;","plainTextFormattedCitation":"61","previouslyFormattedCitation":"&lt;sup&gt;61&lt;/sup&gt;"},"properties":{"noteIndex":0},"schema":"https://github.com/citation-style-language/schema/raw/master/csl-citation.json"}</w:instrText>
      </w:r>
      <w:r w:rsidR="00FB021F">
        <w:fldChar w:fldCharType="separate"/>
      </w:r>
      <w:r w:rsidR="00FB021F" w:rsidRPr="00FB021F">
        <w:rPr>
          <w:noProof/>
          <w:vertAlign w:val="superscript"/>
        </w:rPr>
        <w:t>61</w:t>
      </w:r>
      <w:r w:rsidR="00FB021F">
        <w:fldChar w:fldCharType="end"/>
      </w:r>
      <w:r w:rsidR="00A41D50">
        <w:t xml:space="preserve">, with the potential implications in brain metabolism. </w:t>
      </w:r>
    </w:p>
    <w:p w14:paraId="67D04C0A" w14:textId="51910528" w:rsidR="004F12D9" w:rsidRDefault="003D0C50" w:rsidP="004F12D9">
      <w:pPr>
        <w:rPr>
          <w:ins w:id="0" w:author="Angeles Garcia Cazorla" w:date="2023-07-27T00:00:00Z"/>
        </w:rPr>
      </w:pPr>
      <w:r>
        <w:t>Studying neurodevelopmental and neurotransmitter-related diseases under the metabolic prism advances on their knowledge from a transversal view, favoring the identification of biomarkers and shared pathophysiological features that can be addres</w:t>
      </w:r>
      <w:r w:rsidR="004F12D9">
        <w:t xml:space="preserve">sed as new therapeutic targets. </w:t>
      </w:r>
      <w:r w:rsidRPr="003D0C50">
        <w:t xml:space="preserve">Our work highlights the importance of metabolism in the pathophysiology of diseases related to glutamatergic neurotransmission, focusing on tryptophan metabolism. The study in CSF allows us to understand more faithfully the metabolism of the developing brain, and will benefit from future work in extended series of patients. These results propose new questions that will mark future lines of work, such as </w:t>
      </w:r>
      <w:r w:rsidR="004F12D9" w:rsidRPr="003D0C50">
        <w:t>their implication in other neurodevelopmental pathologies</w:t>
      </w:r>
      <w:r w:rsidR="004F12D9">
        <w:t xml:space="preserve"> and</w:t>
      </w:r>
      <w:r w:rsidR="004F12D9" w:rsidRPr="003D0C50">
        <w:t xml:space="preserve"> </w:t>
      </w:r>
      <w:r w:rsidRPr="003D0C50">
        <w:t>the study of how these alterations can b</w:t>
      </w:r>
      <w:r w:rsidR="004F12D9">
        <w:t>e used for therapeutic purposes.</w:t>
      </w:r>
    </w:p>
    <w:p w14:paraId="39DFC916" w14:textId="77777777" w:rsidR="007A28F9" w:rsidRDefault="007A28F9" w:rsidP="004F12D9">
      <w:pPr>
        <w:rPr>
          <w:ins w:id="1" w:author="Angeles Garcia Cazorla" w:date="2023-07-27T00:04:00Z"/>
        </w:rPr>
      </w:pPr>
    </w:p>
    <w:p w14:paraId="10EE2D81" w14:textId="26CCD922" w:rsidR="00F4009A" w:rsidRDefault="00F4009A" w:rsidP="004F12D9">
      <w:pPr>
        <w:rPr>
          <w:ins w:id="2" w:author="Angeles Garcia Cazorla" w:date="2023-07-27T00:11:00Z"/>
          <w:lang w:val="es-ES"/>
        </w:rPr>
      </w:pPr>
      <w:ins w:id="3" w:author="Angeles Garcia Cazorla" w:date="2023-07-27T00:08:00Z">
        <w:r>
          <w:rPr>
            <w:lang w:val="es-ES"/>
          </w:rPr>
          <w:t>Las enfermedades hipoglutamaté</w:t>
        </w:r>
      </w:ins>
      <w:ins w:id="4" w:author="Angeles Garcia Cazorla" w:date="2023-07-27T00:09:00Z">
        <w:r>
          <w:rPr>
            <w:lang w:val="es-ES"/>
          </w:rPr>
          <w:t xml:space="preserve">rgicas conllevan una menor expresión del transportador de glucosa cerebral, ¿puede esto contribuir a unas alteraciones </w:t>
        </w:r>
      </w:ins>
      <w:ins w:id="5" w:author="Angeles Garcia Cazorla" w:date="2023-07-27T00:11:00Z">
        <w:r>
          <w:rPr>
            <w:lang w:val="es-ES"/>
          </w:rPr>
          <w:t>algo diferenciales en estas enfermedades?</w:t>
        </w:r>
      </w:ins>
    </w:p>
    <w:p w14:paraId="33A3FECD" w14:textId="7A5CADF7" w:rsidR="009A16C3" w:rsidRDefault="00F4009A" w:rsidP="004F12D9">
      <w:pPr>
        <w:rPr>
          <w:lang w:val="es-ES"/>
        </w:rPr>
      </w:pPr>
      <w:ins w:id="6" w:author="Angeles Garcia Cazorla" w:date="2023-07-27T00:11:00Z">
        <w:r w:rsidRPr="007C0E49">
          <w:rPr>
            <w:highlight w:val="yellow"/>
            <w:lang w:val="es-ES"/>
          </w:rPr>
          <w:lastRenderedPageBreak/>
          <w:t xml:space="preserve">Tal vez  </w:t>
        </w:r>
      </w:ins>
      <w:ins w:id="7" w:author="Angeles Garcia Cazorla" w:date="2023-07-27T00:12:00Z">
        <w:r w:rsidRPr="007C0E49">
          <w:rPr>
            <w:highlight w:val="yellow"/>
            <w:lang w:val="es-ES"/>
          </w:rPr>
          <w:t xml:space="preserve">sería interesante </w:t>
        </w:r>
      </w:ins>
      <w:ins w:id="8" w:author="Angeles Garcia Cazorla" w:date="2023-07-27T00:11:00Z">
        <w:r w:rsidRPr="007C0E49">
          <w:rPr>
            <w:highlight w:val="yellow"/>
            <w:lang w:val="es-ES"/>
          </w:rPr>
          <w:t>en discu</w:t>
        </w:r>
      </w:ins>
      <w:ins w:id="9" w:author="Angeles Garcia Cazorla" w:date="2023-07-27T00:12:00Z">
        <w:r w:rsidRPr="007C0E49">
          <w:rPr>
            <w:highlight w:val="yellow"/>
            <w:lang w:val="es-ES"/>
          </w:rPr>
          <w:t>tir lo que se ha hallado (si es que hay algo descrito) en las enfermedades que hemos estudiado: MECP2, CDKL5, GRIN….</w:t>
        </w:r>
      </w:ins>
      <w:ins w:id="10" w:author="Angeles Garcia Cazorla" w:date="2023-07-27T00:14:00Z">
        <w:r w:rsidR="009A16C3" w:rsidRPr="007C0E49">
          <w:rPr>
            <w:highlight w:val="yellow"/>
            <w:lang w:val="es-ES"/>
          </w:rPr>
          <w:t>en modelos animales en cuanto a barrera hematoencefálica (por los transportadores), metab energético,etc…seguro no hay nada excepto en Rett y en hipofunción glutamatérgica también…</w:t>
        </w:r>
      </w:ins>
    </w:p>
    <w:p w14:paraId="0E1B7B4C" w14:textId="77777777" w:rsidR="00A41D50" w:rsidRDefault="00A41D50" w:rsidP="004F12D9">
      <w:pPr>
        <w:rPr>
          <w:ins w:id="11" w:author="Angeles Garcia Cazorla" w:date="2023-07-27T00:13:00Z"/>
          <w:lang w:val="es-ES"/>
        </w:rPr>
      </w:pPr>
    </w:p>
    <w:p w14:paraId="72DB6112" w14:textId="4172A723" w:rsidR="004B28C9" w:rsidRDefault="004B28C9" w:rsidP="004B28C9">
      <w:pPr>
        <w:pStyle w:val="Ttulo1"/>
      </w:pPr>
      <w:r>
        <w:t>BIBLIOGRAPHY</w:t>
      </w:r>
    </w:p>
    <w:p w14:paraId="234E1D39" w14:textId="3837095E" w:rsidR="00D55789" w:rsidRPr="005301F1" w:rsidRDefault="003E0011" w:rsidP="00D55789">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D55789" w:rsidRPr="005301F1">
        <w:rPr>
          <w:rFonts w:ascii="Calibri" w:hAnsi="Calibri" w:cs="Calibri"/>
          <w:noProof/>
        </w:rPr>
        <w:t xml:space="preserve">1. </w:t>
      </w:r>
      <w:r w:rsidR="00D55789" w:rsidRPr="005301F1">
        <w:rPr>
          <w:rFonts w:ascii="Calibri" w:hAnsi="Calibri" w:cs="Calibri"/>
          <w:noProof/>
        </w:rPr>
        <w:tab/>
        <w:t xml:space="preserve">Thapar A, Cooper M, Rutter M. Neurodevelopmental disorders. </w:t>
      </w:r>
      <w:r w:rsidR="00D55789" w:rsidRPr="005301F1">
        <w:rPr>
          <w:rFonts w:ascii="Calibri" w:hAnsi="Calibri" w:cs="Calibri"/>
          <w:i/>
          <w:iCs/>
          <w:noProof/>
        </w:rPr>
        <w:t>The lancet Psychiatry</w:t>
      </w:r>
      <w:r w:rsidR="00D55789" w:rsidRPr="005301F1">
        <w:rPr>
          <w:rFonts w:ascii="Calibri" w:hAnsi="Calibri" w:cs="Calibri"/>
          <w:noProof/>
        </w:rPr>
        <w:t>. 2017;4(4):339-346. doi:10.1016/S2215-0366(16)30376-5</w:t>
      </w:r>
    </w:p>
    <w:p w14:paraId="06C3E455"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 </w:t>
      </w:r>
      <w:r w:rsidRPr="005301F1">
        <w:rPr>
          <w:rFonts w:ascii="Calibri" w:hAnsi="Calibri" w:cs="Calibri"/>
          <w:noProof/>
        </w:rPr>
        <w:tab/>
        <w:t xml:space="preserve">Parenti I, Rabaneda LG, Schoen H, Novarino G. Neurodevelopmental Disorders: From Genetics to Functional Pathways. </w:t>
      </w:r>
      <w:r w:rsidRPr="005301F1">
        <w:rPr>
          <w:rFonts w:ascii="Calibri" w:hAnsi="Calibri" w:cs="Calibri"/>
          <w:i/>
          <w:iCs/>
          <w:noProof/>
        </w:rPr>
        <w:t>Trends Neurosci</w:t>
      </w:r>
      <w:r w:rsidRPr="005301F1">
        <w:rPr>
          <w:rFonts w:ascii="Calibri" w:hAnsi="Calibri" w:cs="Calibri"/>
          <w:noProof/>
        </w:rPr>
        <w:t>. 2020;43(8):608-621. doi:10.1016/j.tins.2020.05.004</w:t>
      </w:r>
    </w:p>
    <w:p w14:paraId="241B5571"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 </w:t>
      </w:r>
      <w:r w:rsidRPr="005301F1">
        <w:rPr>
          <w:rFonts w:ascii="Calibri" w:hAnsi="Calibri" w:cs="Calibri"/>
          <w:noProof/>
        </w:rPr>
        <w:tab/>
        <w:t xml:space="preserve">Wang H-T, Zhu Z-A, Li Y-Y, et al. CDKL5 deficiency in forebrain glutamatergic neurons results in recurrent spontaneous seizures. </w:t>
      </w:r>
      <w:r w:rsidRPr="005301F1">
        <w:rPr>
          <w:rFonts w:ascii="Calibri" w:hAnsi="Calibri" w:cs="Calibri"/>
          <w:i/>
          <w:iCs/>
          <w:noProof/>
        </w:rPr>
        <w:t>Epilepsia</w:t>
      </w:r>
      <w:r w:rsidRPr="005301F1">
        <w:rPr>
          <w:rFonts w:ascii="Calibri" w:hAnsi="Calibri" w:cs="Calibri"/>
          <w:noProof/>
        </w:rPr>
        <w:t>. 2021;62(2):517-528. doi:10.1111/epi.16805</w:t>
      </w:r>
    </w:p>
    <w:p w14:paraId="47A98B3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 </w:t>
      </w:r>
      <w:r w:rsidRPr="005301F1">
        <w:rPr>
          <w:rFonts w:ascii="Calibri" w:hAnsi="Calibri" w:cs="Calibri"/>
          <w:noProof/>
        </w:rPr>
        <w:tab/>
        <w:t xml:space="preserve">Tang X, Jaenisch R, Sur M. The role of GABAergic signalling in neurodevelopmental disorders. </w:t>
      </w:r>
      <w:r w:rsidRPr="005301F1">
        <w:rPr>
          <w:rFonts w:ascii="Calibri" w:hAnsi="Calibri" w:cs="Calibri"/>
          <w:i/>
          <w:iCs/>
          <w:noProof/>
        </w:rPr>
        <w:t>Nat Rev Neurosci</w:t>
      </w:r>
      <w:r w:rsidRPr="005301F1">
        <w:rPr>
          <w:rFonts w:ascii="Calibri" w:hAnsi="Calibri" w:cs="Calibri"/>
          <w:noProof/>
        </w:rPr>
        <w:t>. 2021;22(5):290-307. doi:10.1038/s41583-021-00443-x</w:t>
      </w:r>
    </w:p>
    <w:p w14:paraId="4E4FB665"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 </w:t>
      </w:r>
      <w:r w:rsidRPr="005301F1">
        <w:rPr>
          <w:rFonts w:ascii="Calibri" w:hAnsi="Calibri" w:cs="Calibri"/>
          <w:noProof/>
        </w:rPr>
        <w:tab/>
        <w:t xml:space="preserve">Chen GT, Geschwind DH. Challenges and opportunities for precision medicine in neurodevelopmental  disorders. </w:t>
      </w:r>
      <w:r w:rsidRPr="005301F1">
        <w:rPr>
          <w:rFonts w:ascii="Calibri" w:hAnsi="Calibri" w:cs="Calibri"/>
          <w:i/>
          <w:iCs/>
          <w:noProof/>
        </w:rPr>
        <w:t>Adv Drug Deliv Rev</w:t>
      </w:r>
      <w:r w:rsidRPr="005301F1">
        <w:rPr>
          <w:rFonts w:ascii="Calibri" w:hAnsi="Calibri" w:cs="Calibri"/>
          <w:noProof/>
        </w:rPr>
        <w:t>. 2022;191:114564. doi:10.1016/j.addr.2022.114564</w:t>
      </w:r>
    </w:p>
    <w:p w14:paraId="6315179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6. </w:t>
      </w:r>
      <w:r w:rsidRPr="005301F1">
        <w:rPr>
          <w:rFonts w:ascii="Calibri" w:hAnsi="Calibri" w:cs="Calibri"/>
          <w:noProof/>
        </w:rPr>
        <w:tab/>
        <w:t xml:space="preserve">Lopatina OL, Malinovskaya NA, Komleva YK, et al. Excitation/inhibition imbalance and impaired neurogenesis in neurodevelopmental and neurodegenerative disorders. </w:t>
      </w:r>
      <w:r w:rsidRPr="005301F1">
        <w:rPr>
          <w:rFonts w:ascii="Calibri" w:hAnsi="Calibri" w:cs="Calibri"/>
          <w:i/>
          <w:iCs/>
          <w:noProof/>
        </w:rPr>
        <w:t>Rev Neurosci</w:t>
      </w:r>
      <w:r w:rsidRPr="005301F1">
        <w:rPr>
          <w:rFonts w:ascii="Calibri" w:hAnsi="Calibri" w:cs="Calibri"/>
          <w:noProof/>
        </w:rPr>
        <w:t>. 2019;30(8):807-820. doi:10.1515/revneuro-2019-0014</w:t>
      </w:r>
    </w:p>
    <w:p w14:paraId="3B378A1F"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7. </w:t>
      </w:r>
      <w:r w:rsidRPr="005301F1">
        <w:rPr>
          <w:rFonts w:ascii="Calibri" w:hAnsi="Calibri" w:cs="Calibri"/>
          <w:noProof/>
        </w:rPr>
        <w:tab/>
        <w:t xml:space="preserve">Rubenstein JLR, Merzenich MM. Model of autism: increased ratio of excitation/inhibition in key neural systems. </w:t>
      </w:r>
      <w:r w:rsidRPr="005301F1">
        <w:rPr>
          <w:rFonts w:ascii="Calibri" w:hAnsi="Calibri" w:cs="Calibri"/>
          <w:i/>
          <w:iCs/>
          <w:noProof/>
        </w:rPr>
        <w:t>Genes Brain Behav</w:t>
      </w:r>
      <w:r w:rsidRPr="005301F1">
        <w:rPr>
          <w:rFonts w:ascii="Calibri" w:hAnsi="Calibri" w:cs="Calibri"/>
          <w:noProof/>
        </w:rPr>
        <w:t>. 2003;2(5):255-267. doi:10.1034/j.1601-183x.2003.00037.x</w:t>
      </w:r>
    </w:p>
    <w:p w14:paraId="5CBAA7E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8. </w:t>
      </w:r>
      <w:r w:rsidRPr="005301F1">
        <w:rPr>
          <w:rFonts w:ascii="Calibri" w:hAnsi="Calibri" w:cs="Calibri"/>
          <w:noProof/>
        </w:rPr>
        <w:tab/>
        <w:t xml:space="preserve">Nelson SB, Valakh V. Excitatory/Inhibitory Balance and Circuit Homeostasis in Autism Spectrum  Disorders. </w:t>
      </w:r>
      <w:r w:rsidRPr="005301F1">
        <w:rPr>
          <w:rFonts w:ascii="Calibri" w:hAnsi="Calibri" w:cs="Calibri"/>
          <w:i/>
          <w:iCs/>
          <w:noProof/>
        </w:rPr>
        <w:t>Neuron</w:t>
      </w:r>
      <w:r w:rsidRPr="005301F1">
        <w:rPr>
          <w:rFonts w:ascii="Calibri" w:hAnsi="Calibri" w:cs="Calibri"/>
          <w:noProof/>
        </w:rPr>
        <w:t>. 2015;87(4):684-698. doi:10.1016/j.neuron.2015.07.033</w:t>
      </w:r>
    </w:p>
    <w:p w14:paraId="7FC8C858"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9. </w:t>
      </w:r>
      <w:r w:rsidRPr="005301F1">
        <w:rPr>
          <w:rFonts w:ascii="Calibri" w:hAnsi="Calibri" w:cs="Calibri"/>
          <w:noProof/>
        </w:rPr>
        <w:tab/>
        <w:t xml:space="preserve">Uzunova G, Pallanti S, Hollander E. Excitatory/inhibitory imbalance in autism spectrum disorders: Implications for  interventions and therapeutics. </w:t>
      </w:r>
      <w:r w:rsidRPr="005301F1">
        <w:rPr>
          <w:rFonts w:ascii="Calibri" w:hAnsi="Calibri" w:cs="Calibri"/>
          <w:i/>
          <w:iCs/>
          <w:noProof/>
        </w:rPr>
        <w:t>world J Biol psychiatry  Off J World  Fed Soc Biol Psychiatry</w:t>
      </w:r>
      <w:r w:rsidRPr="005301F1">
        <w:rPr>
          <w:rFonts w:ascii="Calibri" w:hAnsi="Calibri" w:cs="Calibri"/>
          <w:noProof/>
        </w:rPr>
        <w:t>. 2016;17(3):174-186. doi:10.3109/15622975.2015.1085597</w:t>
      </w:r>
    </w:p>
    <w:p w14:paraId="54BAE056"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10. </w:t>
      </w:r>
      <w:r w:rsidRPr="005301F1">
        <w:rPr>
          <w:rFonts w:ascii="Calibri" w:hAnsi="Calibri" w:cs="Calibri"/>
          <w:noProof/>
        </w:rPr>
        <w:tab/>
        <w:t xml:space="preserve">Gogliotti RG, Senter RK, Rook JM, et al. mGlu5 positive allosteric modulation normalizes synaptic plasticity defects and  motor phenotypes in a mouse model of Rett syndrome. </w:t>
      </w:r>
      <w:r w:rsidRPr="005301F1">
        <w:rPr>
          <w:rFonts w:ascii="Calibri" w:hAnsi="Calibri" w:cs="Calibri"/>
          <w:i/>
          <w:iCs/>
          <w:noProof/>
        </w:rPr>
        <w:t>Hum Mol Genet</w:t>
      </w:r>
      <w:r w:rsidRPr="005301F1">
        <w:rPr>
          <w:rFonts w:ascii="Calibri" w:hAnsi="Calibri" w:cs="Calibri"/>
          <w:noProof/>
        </w:rPr>
        <w:t>. 2016;25(10):1990-2004. doi:10.1093/hmg/ddw074</w:t>
      </w:r>
    </w:p>
    <w:p w14:paraId="203D339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11. </w:t>
      </w:r>
      <w:r w:rsidRPr="005301F1">
        <w:rPr>
          <w:rFonts w:ascii="Calibri" w:hAnsi="Calibri" w:cs="Calibri"/>
          <w:noProof/>
        </w:rPr>
        <w:tab/>
        <w:t xml:space="preserve">Gogliotti RG, Senter RK, Fisher NM, et al. mGlu(7) potentiation rescues cognitive, social, and respiratory phenotypes in a  mouse model of Rett syndrome. </w:t>
      </w:r>
      <w:r w:rsidRPr="005301F1">
        <w:rPr>
          <w:rFonts w:ascii="Calibri" w:hAnsi="Calibri" w:cs="Calibri"/>
          <w:i/>
          <w:iCs/>
          <w:noProof/>
        </w:rPr>
        <w:t>Sci Transl Med</w:t>
      </w:r>
      <w:r w:rsidRPr="005301F1">
        <w:rPr>
          <w:rFonts w:ascii="Calibri" w:hAnsi="Calibri" w:cs="Calibri"/>
          <w:noProof/>
        </w:rPr>
        <w:t>. 2017;9(403). doi:10.1126/scitranslmed.aai7459</w:t>
      </w:r>
    </w:p>
    <w:p w14:paraId="66EFD98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12. </w:t>
      </w:r>
      <w:r w:rsidRPr="005301F1">
        <w:rPr>
          <w:rFonts w:ascii="Calibri" w:hAnsi="Calibri" w:cs="Calibri"/>
          <w:noProof/>
        </w:rPr>
        <w:tab/>
        <w:t xml:space="preserve">Ure K, Lu H, Wang W, et al. Restoration of Mecp2 expression in GABAergic neurons is sufficient to rescue multiple disease features in a mouse model of Rett syndrome. </w:t>
      </w:r>
      <w:r w:rsidRPr="005301F1">
        <w:rPr>
          <w:rFonts w:ascii="Calibri" w:hAnsi="Calibri" w:cs="Calibri"/>
          <w:i/>
          <w:iCs/>
          <w:noProof/>
        </w:rPr>
        <w:t>Elife</w:t>
      </w:r>
      <w:r w:rsidRPr="005301F1">
        <w:rPr>
          <w:rFonts w:ascii="Calibri" w:hAnsi="Calibri" w:cs="Calibri"/>
          <w:noProof/>
        </w:rPr>
        <w:t>. 2016;5:e14198. doi:10.7554/elife.14198</w:t>
      </w:r>
    </w:p>
    <w:p w14:paraId="1A77FA9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13. </w:t>
      </w:r>
      <w:r w:rsidRPr="005301F1">
        <w:rPr>
          <w:rFonts w:ascii="Calibri" w:hAnsi="Calibri" w:cs="Calibri"/>
          <w:noProof/>
        </w:rPr>
        <w:tab/>
        <w:t xml:space="preserve">Tebani A, Afonso C, Marret S, Bekri S. Omics-Based Strategies in Precision Medicine: Toward a Paradigm Shift in Inborn  Errors of Metabolism Investigations. </w:t>
      </w:r>
      <w:r w:rsidRPr="005301F1">
        <w:rPr>
          <w:rFonts w:ascii="Calibri" w:hAnsi="Calibri" w:cs="Calibri"/>
          <w:i/>
          <w:iCs/>
          <w:noProof/>
        </w:rPr>
        <w:t>Int J Mol Sci</w:t>
      </w:r>
      <w:r w:rsidRPr="005301F1">
        <w:rPr>
          <w:rFonts w:ascii="Calibri" w:hAnsi="Calibri" w:cs="Calibri"/>
          <w:noProof/>
        </w:rPr>
        <w:t>. 2016;17(9). doi:10.3390/ijms17091555</w:t>
      </w:r>
    </w:p>
    <w:p w14:paraId="07D431D8"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14. </w:t>
      </w:r>
      <w:r w:rsidRPr="005301F1">
        <w:rPr>
          <w:rFonts w:ascii="Calibri" w:hAnsi="Calibri" w:cs="Calibri"/>
          <w:noProof/>
        </w:rPr>
        <w:tab/>
        <w:t xml:space="preserve">Heywood WE, Galimberti D, Bliss E, et al. Identification of novel CSF biomarkers for neurodegeneration and their validation  by a high-throughput multiplexed targeted proteomic assay. </w:t>
      </w:r>
      <w:r w:rsidRPr="005301F1">
        <w:rPr>
          <w:rFonts w:ascii="Calibri" w:hAnsi="Calibri" w:cs="Calibri"/>
          <w:i/>
          <w:iCs/>
          <w:noProof/>
        </w:rPr>
        <w:t>Mol Neurodegener</w:t>
      </w:r>
      <w:r w:rsidRPr="005301F1">
        <w:rPr>
          <w:rFonts w:ascii="Calibri" w:hAnsi="Calibri" w:cs="Calibri"/>
          <w:noProof/>
        </w:rPr>
        <w:t>. 2015;10:64. doi:10.1186/s13024-015-0059-y</w:t>
      </w:r>
    </w:p>
    <w:p w14:paraId="7288E28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lastRenderedPageBreak/>
        <w:t xml:space="preserve">15. </w:t>
      </w:r>
      <w:r w:rsidRPr="005301F1">
        <w:rPr>
          <w:rFonts w:ascii="Calibri" w:hAnsi="Calibri" w:cs="Calibri"/>
          <w:noProof/>
        </w:rPr>
        <w:tab/>
        <w:t xml:space="preserve">Wang T, Li C, Ma Y, et al. Metabolomics of cerebrospinal fluid reveals prognostic biomarkers in pediatric  status epilepticus. </w:t>
      </w:r>
      <w:r w:rsidRPr="005301F1">
        <w:rPr>
          <w:rFonts w:ascii="Calibri" w:hAnsi="Calibri" w:cs="Calibri"/>
          <w:i/>
          <w:iCs/>
          <w:noProof/>
        </w:rPr>
        <w:t>CNS Neurosci Ther</w:t>
      </w:r>
      <w:r w:rsidRPr="005301F1">
        <w:rPr>
          <w:rFonts w:ascii="Calibri" w:hAnsi="Calibri" w:cs="Calibri"/>
          <w:noProof/>
        </w:rPr>
        <w:t>. Published online June 2023. doi:10.1111/cns.14312</w:t>
      </w:r>
    </w:p>
    <w:p w14:paraId="0867B562"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16. </w:t>
      </w:r>
      <w:r w:rsidRPr="005301F1">
        <w:rPr>
          <w:rFonts w:ascii="Calibri" w:hAnsi="Calibri" w:cs="Calibri"/>
          <w:noProof/>
        </w:rPr>
        <w:tab/>
        <w:t xml:space="preserve">Peters TMA, Merx J, Kooijman PC, et al. Novel cerebrospinal fluid biomarkers of glucose transporter type 1 deficiency  syndrome: Implications beyond the brain’s energy deficit. </w:t>
      </w:r>
      <w:r w:rsidRPr="005301F1">
        <w:rPr>
          <w:rFonts w:ascii="Calibri" w:hAnsi="Calibri" w:cs="Calibri"/>
          <w:i/>
          <w:iCs/>
          <w:noProof/>
        </w:rPr>
        <w:t>J Inherit Metab Dis</w:t>
      </w:r>
      <w:r w:rsidRPr="005301F1">
        <w:rPr>
          <w:rFonts w:ascii="Calibri" w:hAnsi="Calibri" w:cs="Calibri"/>
          <w:noProof/>
        </w:rPr>
        <w:t>. 2023;46(1):66-75. doi:10.1002/jimd.12554</w:t>
      </w:r>
    </w:p>
    <w:p w14:paraId="0DA61DC9"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17. </w:t>
      </w:r>
      <w:r w:rsidRPr="005301F1">
        <w:rPr>
          <w:rFonts w:ascii="Calibri" w:hAnsi="Calibri" w:cs="Calibri"/>
          <w:noProof/>
        </w:rPr>
        <w:tab/>
        <w:t xml:space="preserve">Peters TMA, Engelke UFH, de Boer S, et al. Confirmation of neurometabolic diagnoses using age-dependent cerebrospinal fluid  metabolomic profiles. </w:t>
      </w:r>
      <w:r w:rsidRPr="005301F1">
        <w:rPr>
          <w:rFonts w:ascii="Calibri" w:hAnsi="Calibri" w:cs="Calibri"/>
          <w:i/>
          <w:iCs/>
          <w:noProof/>
        </w:rPr>
        <w:t>J Inherit Metab Dis</w:t>
      </w:r>
      <w:r w:rsidRPr="005301F1">
        <w:rPr>
          <w:rFonts w:ascii="Calibri" w:hAnsi="Calibri" w:cs="Calibri"/>
          <w:noProof/>
        </w:rPr>
        <w:t>. 2020;43(5):1112-1120. doi:10.1002/jimd.12253</w:t>
      </w:r>
    </w:p>
    <w:p w14:paraId="38D16FCD"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18. </w:t>
      </w:r>
      <w:r w:rsidRPr="005301F1">
        <w:rPr>
          <w:rFonts w:ascii="Calibri" w:hAnsi="Calibri" w:cs="Calibri"/>
          <w:noProof/>
        </w:rPr>
        <w:tab/>
        <w:t xml:space="preserve">Jacob M, Lopata AL, Dasouki M, Abdel Rahman AM. Metabolomics toward personalized medicine. </w:t>
      </w:r>
      <w:r w:rsidRPr="005301F1">
        <w:rPr>
          <w:rFonts w:ascii="Calibri" w:hAnsi="Calibri" w:cs="Calibri"/>
          <w:i/>
          <w:iCs/>
          <w:noProof/>
        </w:rPr>
        <w:t>Mass Spectrom Rev</w:t>
      </w:r>
      <w:r w:rsidRPr="005301F1">
        <w:rPr>
          <w:rFonts w:ascii="Calibri" w:hAnsi="Calibri" w:cs="Calibri"/>
          <w:noProof/>
        </w:rPr>
        <w:t>. 2019;38(3):221-238. doi:10.1002/mas.21548</w:t>
      </w:r>
    </w:p>
    <w:p w14:paraId="55BAE5C3"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19. </w:t>
      </w:r>
      <w:r w:rsidRPr="005301F1">
        <w:rPr>
          <w:rFonts w:ascii="Calibri" w:hAnsi="Calibri" w:cs="Calibri"/>
          <w:noProof/>
        </w:rPr>
        <w:tab/>
        <w:t xml:space="preserve">Karczewski KJ, Snyder MP. Integrative omics for health and disease. </w:t>
      </w:r>
      <w:r w:rsidRPr="005301F1">
        <w:rPr>
          <w:rFonts w:ascii="Calibri" w:hAnsi="Calibri" w:cs="Calibri"/>
          <w:i/>
          <w:iCs/>
          <w:noProof/>
        </w:rPr>
        <w:t>Nat Rev Genet</w:t>
      </w:r>
      <w:r w:rsidRPr="005301F1">
        <w:rPr>
          <w:rFonts w:ascii="Calibri" w:hAnsi="Calibri" w:cs="Calibri"/>
          <w:noProof/>
        </w:rPr>
        <w:t>. 2018;19(5):299-310. doi:10.1038/nrg.2018.4</w:t>
      </w:r>
    </w:p>
    <w:p w14:paraId="7E0D3EF4" w14:textId="77777777" w:rsidR="00D55789" w:rsidRPr="00D55789" w:rsidRDefault="00D55789" w:rsidP="00D55789">
      <w:pPr>
        <w:widowControl w:val="0"/>
        <w:autoSpaceDE w:val="0"/>
        <w:autoSpaceDN w:val="0"/>
        <w:adjustRightInd w:val="0"/>
        <w:spacing w:line="240" w:lineRule="auto"/>
        <w:ind w:left="640" w:hanging="640"/>
        <w:rPr>
          <w:rFonts w:ascii="Calibri" w:hAnsi="Calibri" w:cs="Calibri"/>
          <w:noProof/>
          <w:lang w:val="es-ES_tradnl"/>
        </w:rPr>
      </w:pPr>
      <w:r w:rsidRPr="005301F1">
        <w:rPr>
          <w:rFonts w:ascii="Calibri" w:hAnsi="Calibri" w:cs="Calibri"/>
          <w:noProof/>
        </w:rPr>
        <w:t xml:space="preserve">20. </w:t>
      </w:r>
      <w:r w:rsidRPr="005301F1">
        <w:rPr>
          <w:rFonts w:ascii="Calibri" w:hAnsi="Calibri" w:cs="Calibri"/>
          <w:noProof/>
        </w:rPr>
        <w:tab/>
        <w:t xml:space="preserve">Batllori M, Molero-Luis M, Ormazabal A, et al. Cerebrospinal fluid monoamines, pterins, and folate in patients with mitochondrial  diseases: systematic review and hospital experience. </w:t>
      </w:r>
      <w:r w:rsidRPr="00D55789">
        <w:rPr>
          <w:rFonts w:ascii="Calibri" w:hAnsi="Calibri" w:cs="Calibri"/>
          <w:i/>
          <w:iCs/>
          <w:noProof/>
          <w:lang w:val="es-ES_tradnl"/>
        </w:rPr>
        <w:t>J Inherit Metab Dis</w:t>
      </w:r>
      <w:r w:rsidRPr="00D55789">
        <w:rPr>
          <w:rFonts w:ascii="Calibri" w:hAnsi="Calibri" w:cs="Calibri"/>
          <w:noProof/>
          <w:lang w:val="es-ES_tradnl"/>
        </w:rPr>
        <w:t>. 2018;41(6):1147-1158. doi:10.1007/s10545-018-0224-x</w:t>
      </w:r>
    </w:p>
    <w:p w14:paraId="5D352407"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D55789">
        <w:rPr>
          <w:rFonts w:ascii="Calibri" w:hAnsi="Calibri" w:cs="Calibri"/>
          <w:noProof/>
          <w:lang w:val="es-ES_tradnl"/>
        </w:rPr>
        <w:t xml:space="preserve">21. </w:t>
      </w:r>
      <w:r w:rsidRPr="00D55789">
        <w:rPr>
          <w:rFonts w:ascii="Calibri" w:hAnsi="Calibri" w:cs="Calibri"/>
          <w:noProof/>
          <w:lang w:val="es-ES_tradnl"/>
        </w:rPr>
        <w:tab/>
        <w:t xml:space="preserve">Cortès-Saladelafont E, Molero-Luis M, Cuadras D, et al. </w:t>
      </w:r>
      <w:r w:rsidRPr="005301F1">
        <w:rPr>
          <w:rFonts w:ascii="Calibri" w:hAnsi="Calibri" w:cs="Calibri"/>
          <w:noProof/>
        </w:rPr>
        <w:t xml:space="preserve">Gamma-aminobutyric acid levels in cerebrospinal fluid in neuropaediatric disorders. </w:t>
      </w:r>
      <w:r w:rsidRPr="005301F1">
        <w:rPr>
          <w:rFonts w:ascii="Calibri" w:hAnsi="Calibri" w:cs="Calibri"/>
          <w:i/>
          <w:iCs/>
          <w:noProof/>
        </w:rPr>
        <w:t>Dev Med Child Neurol</w:t>
      </w:r>
      <w:r w:rsidRPr="005301F1">
        <w:rPr>
          <w:rFonts w:ascii="Calibri" w:hAnsi="Calibri" w:cs="Calibri"/>
          <w:noProof/>
        </w:rPr>
        <w:t>. 2018;60(8):780-792. doi:10.1111/dmcn.13746</w:t>
      </w:r>
    </w:p>
    <w:p w14:paraId="5AB41774"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22. </w:t>
      </w:r>
      <w:r w:rsidRPr="005301F1">
        <w:rPr>
          <w:rFonts w:ascii="Calibri" w:hAnsi="Calibri" w:cs="Calibri"/>
          <w:noProof/>
        </w:rPr>
        <w:tab/>
        <w:t xml:space="preserve">Ormazabal A, García-Cazorla A, Fernández Y, Fernández-Alvarez E, Campistol J, Artuch R. HPLC with electrochemical and fluorescence detection procedures for the diagnosis  of inborn errors of biogenic amines and pterins. </w:t>
      </w:r>
      <w:r w:rsidRPr="005301F1">
        <w:rPr>
          <w:rFonts w:ascii="Calibri" w:hAnsi="Calibri" w:cs="Calibri"/>
          <w:i/>
          <w:iCs/>
          <w:noProof/>
        </w:rPr>
        <w:t>J Neurosci Methods</w:t>
      </w:r>
      <w:r w:rsidRPr="005301F1">
        <w:rPr>
          <w:rFonts w:ascii="Calibri" w:hAnsi="Calibri" w:cs="Calibri"/>
          <w:noProof/>
        </w:rPr>
        <w:t>. 2005;142(1):153-158. doi:10.1016/j.jneumeth.2004.08.007</w:t>
      </w:r>
    </w:p>
    <w:p w14:paraId="49F4A118"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23. </w:t>
      </w:r>
      <w:r w:rsidRPr="005301F1">
        <w:rPr>
          <w:rFonts w:ascii="Calibri" w:hAnsi="Calibri" w:cs="Calibri"/>
          <w:noProof/>
        </w:rPr>
        <w:tab/>
        <w:t xml:space="preserve">Sabo SL, Lahr JM, Offer M, Weekes ALA, Sceniak MP. GRIN2B-related neurodevelopmental disorder: current understanding of  pathophysiological mechanisms. </w:t>
      </w:r>
      <w:r w:rsidRPr="005301F1">
        <w:rPr>
          <w:rFonts w:ascii="Calibri" w:hAnsi="Calibri" w:cs="Calibri"/>
          <w:i/>
          <w:iCs/>
          <w:noProof/>
        </w:rPr>
        <w:t>Front Synaptic Neurosci</w:t>
      </w:r>
      <w:r w:rsidRPr="005301F1">
        <w:rPr>
          <w:rFonts w:ascii="Calibri" w:hAnsi="Calibri" w:cs="Calibri"/>
          <w:noProof/>
        </w:rPr>
        <w:t>. 2022;14:1090865. doi:10.3389/fnsyn.2022.1090865</w:t>
      </w:r>
    </w:p>
    <w:p w14:paraId="48D4FB65" w14:textId="77777777" w:rsidR="00D55789" w:rsidRPr="00D55789" w:rsidRDefault="00D55789" w:rsidP="00D55789">
      <w:pPr>
        <w:widowControl w:val="0"/>
        <w:autoSpaceDE w:val="0"/>
        <w:autoSpaceDN w:val="0"/>
        <w:adjustRightInd w:val="0"/>
        <w:spacing w:line="240" w:lineRule="auto"/>
        <w:ind w:left="640" w:hanging="640"/>
        <w:rPr>
          <w:rFonts w:ascii="Calibri" w:hAnsi="Calibri" w:cs="Calibri"/>
          <w:noProof/>
          <w:lang w:val="es-ES_tradnl"/>
        </w:rPr>
      </w:pPr>
      <w:r w:rsidRPr="005301F1">
        <w:rPr>
          <w:rFonts w:ascii="Calibri" w:hAnsi="Calibri" w:cs="Calibri"/>
          <w:noProof/>
        </w:rPr>
        <w:t xml:space="preserve">24. </w:t>
      </w:r>
      <w:r w:rsidRPr="005301F1">
        <w:rPr>
          <w:rFonts w:ascii="Calibri" w:hAnsi="Calibri" w:cs="Calibri"/>
          <w:noProof/>
        </w:rPr>
        <w:tab/>
        <w:t xml:space="preserve">Platzer K, Lemke JR. GRIN2B-Related Neurodevelopmental Disorder. </w:t>
      </w:r>
      <w:r w:rsidRPr="00D55789">
        <w:rPr>
          <w:rFonts w:ascii="Calibri" w:hAnsi="Calibri" w:cs="Calibri"/>
          <w:noProof/>
          <w:lang w:val="es-ES_tradnl"/>
        </w:rPr>
        <w:t>In: Adam MP, Mirzaa GM, Pagon RA, et al., eds. ; 1993.</w:t>
      </w:r>
    </w:p>
    <w:p w14:paraId="2DBD3E3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D55789">
        <w:rPr>
          <w:rFonts w:ascii="Calibri" w:hAnsi="Calibri" w:cs="Calibri"/>
          <w:noProof/>
          <w:lang w:val="es-ES_tradnl"/>
        </w:rPr>
        <w:t xml:space="preserve">25. </w:t>
      </w:r>
      <w:r w:rsidRPr="00D55789">
        <w:rPr>
          <w:rFonts w:ascii="Calibri" w:hAnsi="Calibri" w:cs="Calibri"/>
          <w:noProof/>
          <w:lang w:val="es-ES_tradnl"/>
        </w:rPr>
        <w:tab/>
        <w:t xml:space="preserve">García-Recio A, Santos-Gómez A, Soto D, et al. </w:t>
      </w:r>
      <w:r w:rsidRPr="005301F1">
        <w:rPr>
          <w:rFonts w:ascii="Calibri" w:hAnsi="Calibri" w:cs="Calibri"/>
          <w:noProof/>
        </w:rPr>
        <w:t xml:space="preserve">GRIN database: A unified and manually curated repertoire of GRIN variants. </w:t>
      </w:r>
      <w:r w:rsidRPr="005301F1">
        <w:rPr>
          <w:rFonts w:ascii="Calibri" w:hAnsi="Calibri" w:cs="Calibri"/>
          <w:i/>
          <w:iCs/>
          <w:noProof/>
        </w:rPr>
        <w:t>Hum Mutat</w:t>
      </w:r>
      <w:r w:rsidRPr="005301F1">
        <w:rPr>
          <w:rFonts w:ascii="Calibri" w:hAnsi="Calibri" w:cs="Calibri"/>
          <w:noProof/>
        </w:rPr>
        <w:t>. 2021;42(1):8-18. doi:10.1002/humu.24141</w:t>
      </w:r>
    </w:p>
    <w:p w14:paraId="500791E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26. </w:t>
      </w:r>
      <w:r w:rsidRPr="005301F1">
        <w:rPr>
          <w:rFonts w:ascii="Calibri" w:hAnsi="Calibri" w:cs="Calibri"/>
          <w:noProof/>
        </w:rPr>
        <w:tab/>
        <w:t xml:space="preserve">Miyamoto H, Tatsukawa T, Shimohata A, et al. Impaired cortico-striatal excitatory transmission triggers epilepsy. </w:t>
      </w:r>
      <w:r w:rsidRPr="005301F1">
        <w:rPr>
          <w:rFonts w:ascii="Calibri" w:hAnsi="Calibri" w:cs="Calibri"/>
          <w:i/>
          <w:iCs/>
          <w:noProof/>
        </w:rPr>
        <w:t>Nat Commun</w:t>
      </w:r>
      <w:r w:rsidRPr="005301F1">
        <w:rPr>
          <w:rFonts w:ascii="Calibri" w:hAnsi="Calibri" w:cs="Calibri"/>
          <w:noProof/>
        </w:rPr>
        <w:t>. 2019;10(1):1917. doi:10.1038/s41467-019-09954-9</w:t>
      </w:r>
    </w:p>
    <w:p w14:paraId="4D74216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27. </w:t>
      </w:r>
      <w:r w:rsidRPr="005301F1">
        <w:rPr>
          <w:rFonts w:ascii="Calibri" w:hAnsi="Calibri" w:cs="Calibri"/>
          <w:noProof/>
        </w:rPr>
        <w:tab/>
        <w:t xml:space="preserve">Miyamoto H, Shimohata A, Abe M, et al. Potentiation of excitatory synaptic transmission ameliorates aggression in mice  with Stxbp1 haploinsufficiency. </w:t>
      </w:r>
      <w:r w:rsidRPr="005301F1">
        <w:rPr>
          <w:rFonts w:ascii="Calibri" w:hAnsi="Calibri" w:cs="Calibri"/>
          <w:i/>
          <w:iCs/>
          <w:noProof/>
        </w:rPr>
        <w:t>Hum Mol Genet</w:t>
      </w:r>
      <w:r w:rsidRPr="005301F1">
        <w:rPr>
          <w:rFonts w:ascii="Calibri" w:hAnsi="Calibri" w:cs="Calibri"/>
          <w:noProof/>
        </w:rPr>
        <w:t>. 2017;26(24):4961-4974. doi:10.1093/hmg/ddx379</w:t>
      </w:r>
    </w:p>
    <w:p w14:paraId="7B3357B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28. </w:t>
      </w:r>
      <w:r w:rsidRPr="005301F1">
        <w:rPr>
          <w:rFonts w:ascii="Calibri" w:hAnsi="Calibri" w:cs="Calibri"/>
          <w:noProof/>
        </w:rPr>
        <w:tab/>
        <w:t xml:space="preserve">Pecorelli A, Cervellati C, Cordone V, Hayek J, Valacchi G. Compromised immune/inflammatory responses in Rett syndrome. </w:t>
      </w:r>
      <w:r w:rsidRPr="005301F1">
        <w:rPr>
          <w:rFonts w:ascii="Calibri" w:hAnsi="Calibri" w:cs="Calibri"/>
          <w:i/>
          <w:iCs/>
          <w:noProof/>
        </w:rPr>
        <w:t>Free Radic Biol Med</w:t>
      </w:r>
      <w:r w:rsidRPr="005301F1">
        <w:rPr>
          <w:rFonts w:ascii="Calibri" w:hAnsi="Calibri" w:cs="Calibri"/>
          <w:noProof/>
        </w:rPr>
        <w:t>. 2020;152:100-106. doi:10.1016/j.freeradbiomed.2020.02.023</w:t>
      </w:r>
    </w:p>
    <w:p w14:paraId="7BBA0B9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29. </w:t>
      </w:r>
      <w:r w:rsidRPr="005301F1">
        <w:rPr>
          <w:rFonts w:ascii="Calibri" w:hAnsi="Calibri" w:cs="Calibri"/>
          <w:noProof/>
        </w:rPr>
        <w:tab/>
        <w:t xml:space="preserve">Freitas BC, Beltrão-Braga PCB, Marchetto MC. Modeling Inflammation on Neurodevelopmental Disorders Using Pluripotent Stem  Cells. </w:t>
      </w:r>
      <w:r w:rsidRPr="005301F1">
        <w:rPr>
          <w:rFonts w:ascii="Calibri" w:hAnsi="Calibri" w:cs="Calibri"/>
          <w:i/>
          <w:iCs/>
          <w:noProof/>
        </w:rPr>
        <w:t>Adv Neurobiol</w:t>
      </w:r>
      <w:r w:rsidRPr="005301F1">
        <w:rPr>
          <w:rFonts w:ascii="Calibri" w:hAnsi="Calibri" w:cs="Calibri"/>
          <w:noProof/>
        </w:rPr>
        <w:t>. 2020;25:207-218. doi:10.1007/978-3-030-45493-7_7</w:t>
      </w:r>
    </w:p>
    <w:p w14:paraId="2B5C359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30. </w:t>
      </w:r>
      <w:r w:rsidRPr="005301F1">
        <w:rPr>
          <w:rFonts w:ascii="Calibri" w:hAnsi="Calibri" w:cs="Calibri"/>
          <w:noProof/>
        </w:rPr>
        <w:tab/>
        <w:t xml:space="preserve">Wang L, Wang B, Wu C, Wang J, Sun M. Autism Spectrum Disorder: Neurodevelopmental Risk Factors, Biological Mechanism,  and Precision Therapy. </w:t>
      </w:r>
      <w:r w:rsidRPr="005301F1">
        <w:rPr>
          <w:rFonts w:ascii="Calibri" w:hAnsi="Calibri" w:cs="Calibri"/>
          <w:i/>
          <w:iCs/>
          <w:noProof/>
        </w:rPr>
        <w:t>Int J Mol Sci</w:t>
      </w:r>
      <w:r w:rsidRPr="005301F1">
        <w:rPr>
          <w:rFonts w:ascii="Calibri" w:hAnsi="Calibri" w:cs="Calibri"/>
          <w:noProof/>
        </w:rPr>
        <w:t>. 2023;24(3). doi:10.3390/ijms24031819</w:t>
      </w:r>
    </w:p>
    <w:p w14:paraId="0B81AF11"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31. </w:t>
      </w:r>
      <w:r w:rsidRPr="005301F1">
        <w:rPr>
          <w:rFonts w:ascii="Calibri" w:hAnsi="Calibri" w:cs="Calibri"/>
          <w:noProof/>
        </w:rPr>
        <w:tab/>
        <w:t xml:space="preserve">Matta SM, Hill-Yardin EL, Crack PJ. The influence of neuroinflammation in Autism Spectrum Disorder. </w:t>
      </w:r>
      <w:r w:rsidRPr="005301F1">
        <w:rPr>
          <w:rFonts w:ascii="Calibri" w:hAnsi="Calibri" w:cs="Calibri"/>
          <w:i/>
          <w:iCs/>
          <w:noProof/>
        </w:rPr>
        <w:t>Brain Behav Immun</w:t>
      </w:r>
      <w:r w:rsidRPr="005301F1">
        <w:rPr>
          <w:rFonts w:ascii="Calibri" w:hAnsi="Calibri" w:cs="Calibri"/>
          <w:noProof/>
        </w:rPr>
        <w:t>. 2019;79:75-90. doi:10.1016/j.bbi.2019.04.037</w:t>
      </w:r>
    </w:p>
    <w:p w14:paraId="0925C94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32. </w:t>
      </w:r>
      <w:r w:rsidRPr="005301F1">
        <w:rPr>
          <w:rFonts w:ascii="Calibri" w:hAnsi="Calibri" w:cs="Calibri"/>
          <w:noProof/>
        </w:rPr>
        <w:tab/>
        <w:t xml:space="preserve">Batool S, Raza H, Zaidi J, Riaz S, Hasan S, Syed NI. Synapse formation: from cellular and molecular </w:t>
      </w:r>
      <w:r w:rsidRPr="005301F1">
        <w:rPr>
          <w:rFonts w:ascii="Calibri" w:hAnsi="Calibri" w:cs="Calibri"/>
          <w:noProof/>
        </w:rPr>
        <w:lastRenderedPageBreak/>
        <w:t xml:space="preserve">mechanisms to neurodevelopmental  and neurodegenerative disorders. </w:t>
      </w:r>
      <w:r w:rsidRPr="005301F1">
        <w:rPr>
          <w:rFonts w:ascii="Calibri" w:hAnsi="Calibri" w:cs="Calibri"/>
          <w:i/>
          <w:iCs/>
          <w:noProof/>
        </w:rPr>
        <w:t>J Neurophysiol</w:t>
      </w:r>
      <w:r w:rsidRPr="005301F1">
        <w:rPr>
          <w:rFonts w:ascii="Calibri" w:hAnsi="Calibri" w:cs="Calibri"/>
          <w:noProof/>
        </w:rPr>
        <w:t>. 2019;121(4):1381-1397. doi:10.1152/jn.00833.2018</w:t>
      </w:r>
    </w:p>
    <w:p w14:paraId="09A7D282"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33. </w:t>
      </w:r>
      <w:r w:rsidRPr="005301F1">
        <w:rPr>
          <w:rFonts w:ascii="Calibri" w:hAnsi="Calibri" w:cs="Calibri"/>
          <w:noProof/>
        </w:rPr>
        <w:tab/>
        <w:t xml:space="preserve">Lim L, Mi D, Llorca A, Marín O. Development and Functional Diversification of Cortical Interneurons. </w:t>
      </w:r>
      <w:r w:rsidRPr="005301F1">
        <w:rPr>
          <w:rFonts w:ascii="Calibri" w:hAnsi="Calibri" w:cs="Calibri"/>
          <w:i/>
          <w:iCs/>
          <w:noProof/>
        </w:rPr>
        <w:t>Neuron</w:t>
      </w:r>
      <w:r w:rsidRPr="005301F1">
        <w:rPr>
          <w:rFonts w:ascii="Calibri" w:hAnsi="Calibri" w:cs="Calibri"/>
          <w:noProof/>
        </w:rPr>
        <w:t>. 2018;100(2):294-313. doi:10.1016/j.neuron.2018.10.009</w:t>
      </w:r>
    </w:p>
    <w:p w14:paraId="064388A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34. </w:t>
      </w:r>
      <w:r w:rsidRPr="005301F1">
        <w:rPr>
          <w:rFonts w:ascii="Calibri" w:hAnsi="Calibri" w:cs="Calibri"/>
          <w:noProof/>
        </w:rPr>
        <w:tab/>
        <w:t xml:space="preserve">Kim YS, Choi J, Yoon B-E. Neuron-Glia Interactions in Neurodevelopmental Disorders. </w:t>
      </w:r>
      <w:r w:rsidRPr="005301F1">
        <w:rPr>
          <w:rFonts w:ascii="Calibri" w:hAnsi="Calibri" w:cs="Calibri"/>
          <w:i/>
          <w:iCs/>
          <w:noProof/>
        </w:rPr>
        <w:t>Cells</w:t>
      </w:r>
      <w:r w:rsidRPr="005301F1">
        <w:rPr>
          <w:rFonts w:ascii="Calibri" w:hAnsi="Calibri" w:cs="Calibri"/>
          <w:noProof/>
        </w:rPr>
        <w:t>. 2020;9(10). doi:10.3390/cells9102176</w:t>
      </w:r>
    </w:p>
    <w:p w14:paraId="67DEA784"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35. </w:t>
      </w:r>
      <w:r w:rsidRPr="005301F1">
        <w:rPr>
          <w:rFonts w:ascii="Calibri" w:hAnsi="Calibri" w:cs="Calibri"/>
          <w:noProof/>
        </w:rPr>
        <w:tab/>
        <w:t xml:space="preserve">A O, U M, Lf B, A G-C. Energy metabolism in childhood neurodevelopmental disorders. </w:t>
      </w:r>
      <w:r w:rsidRPr="005301F1">
        <w:rPr>
          <w:rFonts w:ascii="Calibri" w:hAnsi="Calibri" w:cs="Calibri"/>
          <w:i/>
          <w:iCs/>
          <w:noProof/>
        </w:rPr>
        <w:t>EBioMedicine</w:t>
      </w:r>
      <w:r w:rsidRPr="005301F1">
        <w:rPr>
          <w:rFonts w:ascii="Calibri" w:hAnsi="Calibri" w:cs="Calibri"/>
          <w:noProof/>
        </w:rPr>
        <w:t>. 2021;69:103474. doi:10.1016/j.ebiom.2021.103474</w:t>
      </w:r>
    </w:p>
    <w:p w14:paraId="63CD50E9"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36. </w:t>
      </w:r>
      <w:r w:rsidRPr="005301F1">
        <w:rPr>
          <w:rFonts w:ascii="Calibri" w:hAnsi="Calibri" w:cs="Calibri"/>
          <w:noProof/>
        </w:rPr>
        <w:tab/>
        <w:t xml:space="preserve">Mitra S, Banik A, Saurabh S, Maulik M, Khatri SN. Neuroimmunometabolism: A New Pathological Nexus Underlying Neurodegenerative  Disorders. </w:t>
      </w:r>
      <w:r w:rsidRPr="005301F1">
        <w:rPr>
          <w:rFonts w:ascii="Calibri" w:hAnsi="Calibri" w:cs="Calibri"/>
          <w:i/>
          <w:iCs/>
          <w:noProof/>
        </w:rPr>
        <w:t>J Neurosci  Off J Soc  Neurosci</w:t>
      </w:r>
      <w:r w:rsidRPr="005301F1">
        <w:rPr>
          <w:rFonts w:ascii="Calibri" w:hAnsi="Calibri" w:cs="Calibri"/>
          <w:noProof/>
        </w:rPr>
        <w:t>. 2022;42(10):1888-1907. doi:10.1523/JNEUROSCI.0998-21.2022</w:t>
      </w:r>
    </w:p>
    <w:p w14:paraId="56A5F24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37. </w:t>
      </w:r>
      <w:r w:rsidRPr="005301F1">
        <w:rPr>
          <w:rFonts w:ascii="Calibri" w:hAnsi="Calibri" w:cs="Calibri"/>
          <w:noProof/>
        </w:rPr>
        <w:tab/>
        <w:t xml:space="preserve">Douglas A, Stevens B, Lynch L. Interleukin-17 as a key player in neuroimmunometabolism. </w:t>
      </w:r>
      <w:r w:rsidRPr="005301F1">
        <w:rPr>
          <w:rFonts w:ascii="Calibri" w:hAnsi="Calibri" w:cs="Calibri"/>
          <w:i/>
          <w:iCs/>
          <w:noProof/>
        </w:rPr>
        <w:t>Nat Metab</w:t>
      </w:r>
      <w:r w:rsidRPr="005301F1">
        <w:rPr>
          <w:rFonts w:ascii="Calibri" w:hAnsi="Calibri" w:cs="Calibri"/>
          <w:noProof/>
        </w:rPr>
        <w:t>. 2023;5(7):1088-1100. doi:10.1038/s42255-023-00846-3</w:t>
      </w:r>
    </w:p>
    <w:p w14:paraId="374D773F"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38. </w:t>
      </w:r>
      <w:r w:rsidRPr="005301F1">
        <w:rPr>
          <w:rFonts w:ascii="Calibri" w:hAnsi="Calibri" w:cs="Calibri"/>
          <w:noProof/>
        </w:rPr>
        <w:tab/>
        <w:t xml:space="preserve">Neul JL, Skinner SA, Annese F, et al. Metabolic Signatures Differentiate Rett Syndrome From Unaffected Siblings. </w:t>
      </w:r>
      <w:r w:rsidRPr="005301F1">
        <w:rPr>
          <w:rFonts w:ascii="Calibri" w:hAnsi="Calibri" w:cs="Calibri"/>
          <w:i/>
          <w:iCs/>
          <w:noProof/>
        </w:rPr>
        <w:t>Front Integr Neurosci</w:t>
      </w:r>
      <w:r w:rsidRPr="005301F1">
        <w:rPr>
          <w:rFonts w:ascii="Calibri" w:hAnsi="Calibri" w:cs="Calibri"/>
          <w:noProof/>
        </w:rPr>
        <w:t>. 2020;14:7. doi:10.3389/fnint.2020.00007</w:t>
      </w:r>
    </w:p>
    <w:p w14:paraId="31E48EB8"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39. </w:t>
      </w:r>
      <w:r w:rsidRPr="005301F1">
        <w:rPr>
          <w:rFonts w:ascii="Calibri" w:hAnsi="Calibri" w:cs="Calibri"/>
          <w:noProof/>
        </w:rPr>
        <w:tab/>
        <w:t xml:space="preserve">Mussap M, Antonucci R, Noto A, Fanos V. The role of metabolomics in neonatal and pediatric laboratory medicine. </w:t>
      </w:r>
      <w:r w:rsidRPr="005301F1">
        <w:rPr>
          <w:rFonts w:ascii="Calibri" w:hAnsi="Calibri" w:cs="Calibri"/>
          <w:i/>
          <w:iCs/>
          <w:noProof/>
        </w:rPr>
        <w:t>Clin Chim Acta</w:t>
      </w:r>
      <w:r w:rsidRPr="005301F1">
        <w:rPr>
          <w:rFonts w:ascii="Calibri" w:hAnsi="Calibri" w:cs="Calibri"/>
          <w:noProof/>
        </w:rPr>
        <w:t>. 2013;426:127-138. doi:10.1016/j.cca.2013.08.020</w:t>
      </w:r>
    </w:p>
    <w:p w14:paraId="2843F2B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40. </w:t>
      </w:r>
      <w:r w:rsidRPr="005301F1">
        <w:rPr>
          <w:rFonts w:ascii="Calibri" w:hAnsi="Calibri" w:cs="Calibri"/>
          <w:noProof/>
        </w:rPr>
        <w:tab/>
        <w:t xml:space="preserve">Wassenberg T, Molero-Luis M, Jeltsch K, et al. Consensus guideline for the diagnosis and treatment of aromatic l-amino acid  decarboxylase (AADC) deficiency. </w:t>
      </w:r>
      <w:r w:rsidRPr="005301F1">
        <w:rPr>
          <w:rFonts w:ascii="Calibri" w:hAnsi="Calibri" w:cs="Calibri"/>
          <w:i/>
          <w:iCs/>
          <w:noProof/>
        </w:rPr>
        <w:t>Orphanet J Rare Dis</w:t>
      </w:r>
      <w:r w:rsidRPr="005301F1">
        <w:rPr>
          <w:rFonts w:ascii="Calibri" w:hAnsi="Calibri" w:cs="Calibri"/>
          <w:noProof/>
        </w:rPr>
        <w:t>. 2017;12(1):12. doi:10.1186/s13023-016-0522-z</w:t>
      </w:r>
    </w:p>
    <w:p w14:paraId="51C380C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41. </w:t>
      </w:r>
      <w:r w:rsidRPr="005301F1">
        <w:rPr>
          <w:rFonts w:ascii="Calibri" w:hAnsi="Calibri" w:cs="Calibri"/>
          <w:noProof/>
        </w:rPr>
        <w:tab/>
        <w:t xml:space="preserve">Rizzi S, Spagnoli C, Frattini D, Pisani F, Fusco C. Clinical Features in Aromatic L-Amino Acid Decarboxylase (AADC) Deficiency: A  Systematic Review. </w:t>
      </w:r>
      <w:r w:rsidRPr="005301F1">
        <w:rPr>
          <w:rFonts w:ascii="Calibri" w:hAnsi="Calibri" w:cs="Calibri"/>
          <w:i/>
          <w:iCs/>
          <w:noProof/>
        </w:rPr>
        <w:t>Behav Neurol</w:t>
      </w:r>
      <w:r w:rsidRPr="005301F1">
        <w:rPr>
          <w:rFonts w:ascii="Calibri" w:hAnsi="Calibri" w:cs="Calibri"/>
          <w:noProof/>
        </w:rPr>
        <w:t>. 2022;2022:2210555. doi:10.1155/2022/2210555</w:t>
      </w:r>
    </w:p>
    <w:p w14:paraId="5430C09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42. </w:t>
      </w:r>
      <w:r w:rsidRPr="005301F1">
        <w:rPr>
          <w:rFonts w:ascii="Calibri" w:hAnsi="Calibri" w:cs="Calibri"/>
          <w:noProof/>
        </w:rPr>
        <w:tab/>
        <w:t xml:space="preserve">Strauss KA, Carson VJ, Soltys K, et al. Branched-chain </w:t>
      </w:r>
      <w:r w:rsidRPr="00D55789">
        <w:rPr>
          <w:rFonts w:ascii="Calibri" w:hAnsi="Calibri" w:cs="Calibri"/>
          <w:noProof/>
          <w:lang w:val="es-ES_tradnl"/>
        </w:rPr>
        <w:t>α</w:t>
      </w:r>
      <w:r w:rsidRPr="005301F1">
        <w:rPr>
          <w:rFonts w:ascii="Calibri" w:hAnsi="Calibri" w:cs="Calibri"/>
          <w:noProof/>
        </w:rPr>
        <w:t xml:space="preserve">-ketoacid dehydrogenase deficiency (maple syrup urine disease):  Treatment, biomarkers, and outcomes. </w:t>
      </w:r>
      <w:r w:rsidRPr="005301F1">
        <w:rPr>
          <w:rFonts w:ascii="Calibri" w:hAnsi="Calibri" w:cs="Calibri"/>
          <w:i/>
          <w:iCs/>
          <w:noProof/>
        </w:rPr>
        <w:t>Mol Genet Metab</w:t>
      </w:r>
      <w:r w:rsidRPr="005301F1">
        <w:rPr>
          <w:rFonts w:ascii="Calibri" w:hAnsi="Calibri" w:cs="Calibri"/>
          <w:noProof/>
        </w:rPr>
        <w:t>. 2020;129(3):193-206. doi:10.1016/j.ymgme.2020.01.006</w:t>
      </w:r>
    </w:p>
    <w:p w14:paraId="6D5845D4"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43. </w:t>
      </w:r>
      <w:r w:rsidRPr="005301F1">
        <w:rPr>
          <w:rFonts w:ascii="Calibri" w:hAnsi="Calibri" w:cs="Calibri"/>
          <w:noProof/>
        </w:rPr>
        <w:tab/>
        <w:t xml:space="preserve">Tangeraas T, Constante JR, Backe PH, et al. BCKDK deficiency: a treatable neurodevelopmental disease amenable to newborn screening. </w:t>
      </w:r>
      <w:r w:rsidRPr="005301F1">
        <w:rPr>
          <w:rFonts w:ascii="Calibri" w:hAnsi="Calibri" w:cs="Calibri"/>
          <w:i/>
          <w:iCs/>
          <w:noProof/>
        </w:rPr>
        <w:t>Brain A J Neurol</w:t>
      </w:r>
      <w:r w:rsidRPr="005301F1">
        <w:rPr>
          <w:rFonts w:ascii="Calibri" w:hAnsi="Calibri" w:cs="Calibri"/>
          <w:noProof/>
        </w:rPr>
        <w:t>. 2023;146(7):3003-3013. doi:10.1093/brain/awad010</w:t>
      </w:r>
    </w:p>
    <w:p w14:paraId="6E7BB6F8"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44. </w:t>
      </w:r>
      <w:r w:rsidRPr="005301F1">
        <w:rPr>
          <w:rFonts w:ascii="Calibri" w:hAnsi="Calibri" w:cs="Calibri"/>
          <w:noProof/>
        </w:rPr>
        <w:tab/>
        <w:t xml:space="preserve">Ruddick JP, Evans AK, Nutt DJ, Lightman SL, Rook GAW, Lowry CA. Tryptophan metabolism in the central nervous system: medical implications. </w:t>
      </w:r>
      <w:r w:rsidRPr="005301F1">
        <w:rPr>
          <w:rFonts w:ascii="Calibri" w:hAnsi="Calibri" w:cs="Calibri"/>
          <w:i/>
          <w:iCs/>
          <w:noProof/>
        </w:rPr>
        <w:t>Expert Rev Mol Med</w:t>
      </w:r>
      <w:r w:rsidRPr="005301F1">
        <w:rPr>
          <w:rFonts w:ascii="Calibri" w:hAnsi="Calibri" w:cs="Calibri"/>
          <w:noProof/>
        </w:rPr>
        <w:t>. 2006;8(20):1-27. doi:10.1017/S1462399406000068</w:t>
      </w:r>
    </w:p>
    <w:p w14:paraId="1B274A19"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D55789">
        <w:rPr>
          <w:rFonts w:ascii="Calibri" w:hAnsi="Calibri" w:cs="Calibri"/>
          <w:noProof/>
          <w:lang w:val="es-ES_tradnl"/>
        </w:rPr>
        <w:t xml:space="preserve">45. </w:t>
      </w:r>
      <w:r w:rsidRPr="00D55789">
        <w:rPr>
          <w:rFonts w:ascii="Calibri" w:hAnsi="Calibri" w:cs="Calibri"/>
          <w:noProof/>
          <w:lang w:val="es-ES_tradnl"/>
        </w:rPr>
        <w:tab/>
        <w:t xml:space="preserve">Juliá-Palacios N, Molina-Anguita C, Sigatulina Bondarenko M, et al. </w:t>
      </w:r>
      <w:r w:rsidRPr="005301F1">
        <w:rPr>
          <w:rFonts w:ascii="Calibri" w:hAnsi="Calibri" w:cs="Calibri"/>
          <w:noProof/>
        </w:rPr>
        <w:t xml:space="preserve">Monoamine neurotransmitters in early epileptic encephalopathies: New insights  into pathophysiology and therapy. </w:t>
      </w:r>
      <w:r w:rsidRPr="005301F1">
        <w:rPr>
          <w:rFonts w:ascii="Calibri" w:hAnsi="Calibri" w:cs="Calibri"/>
          <w:i/>
          <w:iCs/>
          <w:noProof/>
        </w:rPr>
        <w:t>Dev Med Child Neurol</w:t>
      </w:r>
      <w:r w:rsidRPr="005301F1">
        <w:rPr>
          <w:rFonts w:ascii="Calibri" w:hAnsi="Calibri" w:cs="Calibri"/>
          <w:noProof/>
        </w:rPr>
        <w:t>. 2022;64(7):915-923. doi:10.1111/dmcn.15140</w:t>
      </w:r>
    </w:p>
    <w:p w14:paraId="4D525A4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46. </w:t>
      </w:r>
      <w:r w:rsidRPr="005301F1">
        <w:rPr>
          <w:rFonts w:ascii="Calibri" w:hAnsi="Calibri" w:cs="Calibri"/>
          <w:noProof/>
        </w:rPr>
        <w:tab/>
        <w:t xml:space="preserve">Strasser B, Becker K, Fuchs D, Gostner JM. Kynurenine pathway metabolism and immune activation: Peripheral measurements in  psychiatric and co-morbid conditions. </w:t>
      </w:r>
      <w:r w:rsidRPr="005301F1">
        <w:rPr>
          <w:rFonts w:ascii="Calibri" w:hAnsi="Calibri" w:cs="Calibri"/>
          <w:i/>
          <w:iCs/>
          <w:noProof/>
        </w:rPr>
        <w:t>Neuropharmacology</w:t>
      </w:r>
      <w:r w:rsidRPr="005301F1">
        <w:rPr>
          <w:rFonts w:ascii="Calibri" w:hAnsi="Calibri" w:cs="Calibri"/>
          <w:noProof/>
        </w:rPr>
        <w:t>. 2017;112(Pt B):286-296. doi:10.1016/j.neuropharm.2016.02.030</w:t>
      </w:r>
    </w:p>
    <w:p w14:paraId="6B5D39C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47. </w:t>
      </w:r>
      <w:r w:rsidRPr="005301F1">
        <w:rPr>
          <w:rFonts w:ascii="Calibri" w:hAnsi="Calibri" w:cs="Calibri"/>
          <w:noProof/>
        </w:rPr>
        <w:tab/>
        <w:t xml:space="preserve">Bryleva EY, Brundin L. Suicidality and Activation of the Kynurenine Pathway of Tryptophan Metabolism. </w:t>
      </w:r>
      <w:r w:rsidRPr="005301F1">
        <w:rPr>
          <w:rFonts w:ascii="Calibri" w:hAnsi="Calibri" w:cs="Calibri"/>
          <w:i/>
          <w:iCs/>
          <w:noProof/>
        </w:rPr>
        <w:t>Curr Top Behav Neurosci</w:t>
      </w:r>
      <w:r w:rsidRPr="005301F1">
        <w:rPr>
          <w:rFonts w:ascii="Calibri" w:hAnsi="Calibri" w:cs="Calibri"/>
          <w:noProof/>
        </w:rPr>
        <w:t>. 2017;31:269-284. doi:10.1007/7854_2016_5</w:t>
      </w:r>
    </w:p>
    <w:p w14:paraId="727EF3D7"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48. </w:t>
      </w:r>
      <w:r w:rsidRPr="005301F1">
        <w:rPr>
          <w:rFonts w:ascii="Calibri" w:hAnsi="Calibri" w:cs="Calibri"/>
          <w:noProof/>
        </w:rPr>
        <w:tab/>
        <w:t xml:space="preserve">Lovelace MD, Varney B, Sundaram G, et al. Recent evidence for an expanded role of the kynurenine pathway of tryptophan  metabolism in neurological diseases. </w:t>
      </w:r>
      <w:r w:rsidRPr="005301F1">
        <w:rPr>
          <w:rFonts w:ascii="Calibri" w:hAnsi="Calibri" w:cs="Calibri"/>
          <w:i/>
          <w:iCs/>
          <w:noProof/>
        </w:rPr>
        <w:t>Neuropharmacology</w:t>
      </w:r>
      <w:r w:rsidRPr="005301F1">
        <w:rPr>
          <w:rFonts w:ascii="Calibri" w:hAnsi="Calibri" w:cs="Calibri"/>
          <w:noProof/>
        </w:rPr>
        <w:t>. 2017;112(Pt B):373-388. doi:10.1016/j.neuropharm.2016.03.024</w:t>
      </w:r>
    </w:p>
    <w:p w14:paraId="0B5D69E2"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lastRenderedPageBreak/>
        <w:t xml:space="preserve">49. </w:t>
      </w:r>
      <w:r w:rsidRPr="005301F1">
        <w:rPr>
          <w:rFonts w:ascii="Calibri" w:hAnsi="Calibri" w:cs="Calibri"/>
          <w:noProof/>
        </w:rPr>
        <w:tab/>
        <w:t xml:space="preserve">Fujigaki H, Yamamoto Y, Saito K. L-Tryptophan-kynurenine pathway enzymes are therapeutic target for  neuropsychiatric diseases: Focus on cell type differences. </w:t>
      </w:r>
      <w:r w:rsidRPr="005301F1">
        <w:rPr>
          <w:rFonts w:ascii="Calibri" w:hAnsi="Calibri" w:cs="Calibri"/>
          <w:i/>
          <w:iCs/>
          <w:noProof/>
        </w:rPr>
        <w:t>Neuropharmacology</w:t>
      </w:r>
      <w:r w:rsidRPr="005301F1">
        <w:rPr>
          <w:rFonts w:ascii="Calibri" w:hAnsi="Calibri" w:cs="Calibri"/>
          <w:noProof/>
        </w:rPr>
        <w:t>. 2017;112(Pt B):264-274. doi:10.1016/j.neuropharm.2016.01.011</w:t>
      </w:r>
    </w:p>
    <w:p w14:paraId="19B3B07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50. </w:t>
      </w:r>
      <w:r w:rsidRPr="005301F1">
        <w:rPr>
          <w:rFonts w:ascii="Calibri" w:hAnsi="Calibri" w:cs="Calibri"/>
          <w:noProof/>
        </w:rPr>
        <w:tab/>
        <w:t xml:space="preserve">Castro-Portuguez R, Sutphin GL. Kynurenine pathway, NAD(+) synthesis, and mitochondrial function: Targeting  tryptophan metabolism to promote longevity and healthspan. </w:t>
      </w:r>
      <w:r w:rsidRPr="005301F1">
        <w:rPr>
          <w:rFonts w:ascii="Calibri" w:hAnsi="Calibri" w:cs="Calibri"/>
          <w:i/>
          <w:iCs/>
          <w:noProof/>
        </w:rPr>
        <w:t>Exp Gerontol</w:t>
      </w:r>
      <w:r w:rsidRPr="005301F1">
        <w:rPr>
          <w:rFonts w:ascii="Calibri" w:hAnsi="Calibri" w:cs="Calibri"/>
          <w:noProof/>
        </w:rPr>
        <w:t>. 2020;132:110841. doi:10.1016/j.exger.2020.110841</w:t>
      </w:r>
    </w:p>
    <w:p w14:paraId="1D84680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51. </w:t>
      </w:r>
      <w:r w:rsidRPr="005301F1">
        <w:rPr>
          <w:rFonts w:ascii="Calibri" w:hAnsi="Calibri" w:cs="Calibri"/>
          <w:noProof/>
        </w:rPr>
        <w:tab/>
        <w:t xml:space="preserve">Savitz J. The Kynurenine Pathway: A Finger in Every Pie. </w:t>
      </w:r>
      <w:r w:rsidRPr="005301F1">
        <w:rPr>
          <w:rFonts w:ascii="Calibri" w:hAnsi="Calibri" w:cs="Calibri"/>
          <w:i/>
          <w:iCs/>
          <w:noProof/>
        </w:rPr>
        <w:t>Mol Psychiatry</w:t>
      </w:r>
      <w:r w:rsidRPr="005301F1">
        <w:rPr>
          <w:rFonts w:ascii="Calibri" w:hAnsi="Calibri" w:cs="Calibri"/>
          <w:noProof/>
        </w:rPr>
        <w:t>. 2020;25(1):131-147. doi:10.1038/s41380-019-0414-4</w:t>
      </w:r>
    </w:p>
    <w:p w14:paraId="7B98400A"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52. </w:t>
      </w:r>
      <w:r w:rsidRPr="005301F1">
        <w:rPr>
          <w:rFonts w:ascii="Calibri" w:hAnsi="Calibri" w:cs="Calibri"/>
          <w:noProof/>
        </w:rPr>
        <w:tab/>
        <w:t xml:space="preserve">Cervenka I, Agudelo LZ, Ruas JL. Kynurenines: Tryptophan’s metabolites in exercise, inflammation, and mental  health. </w:t>
      </w:r>
      <w:r w:rsidRPr="005301F1">
        <w:rPr>
          <w:rFonts w:ascii="Calibri" w:hAnsi="Calibri" w:cs="Calibri"/>
          <w:i/>
          <w:iCs/>
          <w:noProof/>
        </w:rPr>
        <w:t>Science</w:t>
      </w:r>
      <w:r w:rsidRPr="005301F1">
        <w:rPr>
          <w:rFonts w:ascii="Calibri" w:hAnsi="Calibri" w:cs="Calibri"/>
          <w:noProof/>
        </w:rPr>
        <w:t>. 2017;357(6349). doi:10.1126/science.aaf9794</w:t>
      </w:r>
    </w:p>
    <w:p w14:paraId="1ADDBBDE"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53. </w:t>
      </w:r>
      <w:r w:rsidRPr="005301F1">
        <w:rPr>
          <w:rFonts w:ascii="Calibri" w:hAnsi="Calibri" w:cs="Calibri"/>
          <w:noProof/>
        </w:rPr>
        <w:tab/>
        <w:t xml:space="preserve">Joisten N, Ruas JL, Braidy N, Guillemin GJ, Zimmer P. The kynurenine pathway in chronic diseases: a compensatory mechanism or a driving  force? </w:t>
      </w:r>
      <w:r w:rsidRPr="005301F1">
        <w:rPr>
          <w:rFonts w:ascii="Calibri" w:hAnsi="Calibri" w:cs="Calibri"/>
          <w:i/>
          <w:iCs/>
          <w:noProof/>
        </w:rPr>
        <w:t>Trends Mol Med</w:t>
      </w:r>
      <w:r w:rsidRPr="005301F1">
        <w:rPr>
          <w:rFonts w:ascii="Calibri" w:hAnsi="Calibri" w:cs="Calibri"/>
          <w:noProof/>
        </w:rPr>
        <w:t>. 2021;27(10):946-954. doi:10.1016/j.molmed.2021.07.006</w:t>
      </w:r>
    </w:p>
    <w:p w14:paraId="477CED6B"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54. </w:t>
      </w:r>
      <w:r w:rsidRPr="005301F1">
        <w:rPr>
          <w:rFonts w:ascii="Calibri" w:hAnsi="Calibri" w:cs="Calibri"/>
          <w:noProof/>
        </w:rPr>
        <w:tab/>
        <w:t xml:space="preserve">Wang Q, Liu D, Song P, Zou M-H. Tryptophan-kynurenine pathway is dysregulated in inflammation, and immune  activation. </w:t>
      </w:r>
      <w:r w:rsidRPr="005301F1">
        <w:rPr>
          <w:rFonts w:ascii="Calibri" w:hAnsi="Calibri" w:cs="Calibri"/>
          <w:i/>
          <w:iCs/>
          <w:noProof/>
        </w:rPr>
        <w:t>Front Biosci (Landmark Ed</w:t>
      </w:r>
      <w:r w:rsidRPr="005301F1">
        <w:rPr>
          <w:rFonts w:ascii="Calibri" w:hAnsi="Calibri" w:cs="Calibri"/>
          <w:noProof/>
        </w:rPr>
        <w:t>. 2015;20(7):1116-1143. doi:10.2741/4363</w:t>
      </w:r>
    </w:p>
    <w:p w14:paraId="1EACFD7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55. </w:t>
      </w:r>
      <w:r w:rsidRPr="005301F1">
        <w:rPr>
          <w:rFonts w:ascii="Calibri" w:hAnsi="Calibri" w:cs="Calibri"/>
          <w:noProof/>
        </w:rPr>
        <w:tab/>
        <w:t xml:space="preserve">Lamothe SM, Sharmin N, Silver G, et al. Control of Slc7a5 sensitivity by the voltage-sensing domain of Kv1 channels. </w:t>
      </w:r>
      <w:r w:rsidRPr="005301F1">
        <w:rPr>
          <w:rFonts w:ascii="Calibri" w:hAnsi="Calibri" w:cs="Calibri"/>
          <w:i/>
          <w:iCs/>
          <w:noProof/>
        </w:rPr>
        <w:t>Elife</w:t>
      </w:r>
      <w:r w:rsidRPr="005301F1">
        <w:rPr>
          <w:rFonts w:ascii="Calibri" w:hAnsi="Calibri" w:cs="Calibri"/>
          <w:noProof/>
        </w:rPr>
        <w:t>. 2020;9. doi:10.7554/eLife.54916</w:t>
      </w:r>
    </w:p>
    <w:p w14:paraId="6D8363D0"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56. </w:t>
      </w:r>
      <w:r w:rsidRPr="005301F1">
        <w:rPr>
          <w:rFonts w:ascii="Calibri" w:hAnsi="Calibri" w:cs="Calibri"/>
          <w:noProof/>
        </w:rPr>
        <w:tab/>
        <w:t xml:space="preserve">Baronas VA, Yang RY, Morales LC, Sipione S, Kurata HT. Slc7a5 regulates Kv1.2 channels and modifies functional outcomes of  epilepsy-linked channel mutations. </w:t>
      </w:r>
      <w:r w:rsidRPr="005301F1">
        <w:rPr>
          <w:rFonts w:ascii="Calibri" w:hAnsi="Calibri" w:cs="Calibri"/>
          <w:i/>
          <w:iCs/>
          <w:noProof/>
        </w:rPr>
        <w:t>Nat Commun</w:t>
      </w:r>
      <w:r w:rsidRPr="005301F1">
        <w:rPr>
          <w:rFonts w:ascii="Calibri" w:hAnsi="Calibri" w:cs="Calibri"/>
          <w:noProof/>
        </w:rPr>
        <w:t>. 2018;9(1):4417. doi:10.1038/s41467-018-06859-x</w:t>
      </w:r>
    </w:p>
    <w:p w14:paraId="64991041"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57. </w:t>
      </w:r>
      <w:r w:rsidRPr="005301F1">
        <w:rPr>
          <w:rFonts w:ascii="Calibri" w:hAnsi="Calibri" w:cs="Calibri"/>
          <w:noProof/>
        </w:rPr>
        <w:tab/>
        <w:t xml:space="preserve">Tărlungeanu DC, Deliu E, Dotter CP, et al. Impaired Amino Acid Transport at the Blood Brain Barrier Is a Cause of Autism  Spectrum Disorder. </w:t>
      </w:r>
      <w:r w:rsidRPr="005301F1">
        <w:rPr>
          <w:rFonts w:ascii="Calibri" w:hAnsi="Calibri" w:cs="Calibri"/>
          <w:i/>
          <w:iCs/>
          <w:noProof/>
        </w:rPr>
        <w:t>Cell</w:t>
      </w:r>
      <w:r w:rsidRPr="005301F1">
        <w:rPr>
          <w:rFonts w:ascii="Calibri" w:hAnsi="Calibri" w:cs="Calibri"/>
          <w:noProof/>
        </w:rPr>
        <w:t>. 2016;167(6):1481-1494.e18. doi:10.1016/j.cell.2016.11.013</w:t>
      </w:r>
    </w:p>
    <w:p w14:paraId="5F118AD1"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58. </w:t>
      </w:r>
      <w:r w:rsidRPr="005301F1">
        <w:rPr>
          <w:rFonts w:ascii="Calibri" w:hAnsi="Calibri" w:cs="Calibri"/>
          <w:noProof/>
        </w:rPr>
        <w:tab/>
        <w:t xml:space="preserve">Cascio L, Chen C-F, Pauly R, et al. Abnormalities in the genes that encode Large Amino Acid Transporters increase the  risk of Autism Spectrum Disorder. </w:t>
      </w:r>
      <w:r w:rsidRPr="005301F1">
        <w:rPr>
          <w:rFonts w:ascii="Calibri" w:hAnsi="Calibri" w:cs="Calibri"/>
          <w:i/>
          <w:iCs/>
          <w:noProof/>
        </w:rPr>
        <w:t>Mol Genet genomic Med</w:t>
      </w:r>
      <w:r w:rsidRPr="005301F1">
        <w:rPr>
          <w:rFonts w:ascii="Calibri" w:hAnsi="Calibri" w:cs="Calibri"/>
          <w:noProof/>
        </w:rPr>
        <w:t>. 2020;8(1):e1036. doi:10.1002/mgg3.1036</w:t>
      </w:r>
    </w:p>
    <w:p w14:paraId="3F0761C5"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59. </w:t>
      </w:r>
      <w:r w:rsidRPr="005301F1">
        <w:rPr>
          <w:rFonts w:ascii="Calibri" w:hAnsi="Calibri" w:cs="Calibri"/>
          <w:noProof/>
        </w:rPr>
        <w:tab/>
        <w:t xml:space="preserve">Knaus LS, Basilico B, Malzl D, et al. Large neutral amino acid levels tune perinatal neuronal excitability and  survival. </w:t>
      </w:r>
      <w:r w:rsidRPr="005301F1">
        <w:rPr>
          <w:rFonts w:ascii="Calibri" w:hAnsi="Calibri" w:cs="Calibri"/>
          <w:i/>
          <w:iCs/>
          <w:noProof/>
        </w:rPr>
        <w:t>Cell</w:t>
      </w:r>
      <w:r w:rsidRPr="005301F1">
        <w:rPr>
          <w:rFonts w:ascii="Calibri" w:hAnsi="Calibri" w:cs="Calibri"/>
          <w:noProof/>
        </w:rPr>
        <w:t>. 2023;186(9):1950-1967.e25. doi:10.1016/j.cell.2023.02.037</w:t>
      </w:r>
    </w:p>
    <w:p w14:paraId="193EA759" w14:textId="77777777" w:rsidR="00D55789" w:rsidRPr="005301F1"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60. </w:t>
      </w:r>
      <w:r w:rsidRPr="005301F1">
        <w:rPr>
          <w:rFonts w:ascii="Calibri" w:hAnsi="Calibri" w:cs="Calibri"/>
          <w:noProof/>
        </w:rPr>
        <w:tab/>
        <w:t xml:space="preserve">Sokolov AM, Holmberg JC, Feliciano DM. The amino acid transporter Slc7a5 regulates the mTOR pathway and is required for  granule cell development. </w:t>
      </w:r>
      <w:r w:rsidRPr="005301F1">
        <w:rPr>
          <w:rFonts w:ascii="Calibri" w:hAnsi="Calibri" w:cs="Calibri"/>
          <w:i/>
          <w:iCs/>
          <w:noProof/>
        </w:rPr>
        <w:t>Hum Mol Genet</w:t>
      </w:r>
      <w:r w:rsidRPr="005301F1">
        <w:rPr>
          <w:rFonts w:ascii="Calibri" w:hAnsi="Calibri" w:cs="Calibri"/>
          <w:noProof/>
        </w:rPr>
        <w:t>. 2020;29(18):3003-3013. doi:10.1093/hmg/ddaa186</w:t>
      </w:r>
    </w:p>
    <w:p w14:paraId="13A6C093" w14:textId="77777777" w:rsidR="00D55789" w:rsidRPr="00D55789" w:rsidRDefault="00D55789" w:rsidP="00D55789">
      <w:pPr>
        <w:widowControl w:val="0"/>
        <w:autoSpaceDE w:val="0"/>
        <w:autoSpaceDN w:val="0"/>
        <w:adjustRightInd w:val="0"/>
        <w:spacing w:line="240" w:lineRule="auto"/>
        <w:ind w:left="640" w:hanging="640"/>
        <w:rPr>
          <w:rFonts w:ascii="Calibri" w:hAnsi="Calibri" w:cs="Calibri"/>
          <w:noProof/>
        </w:rPr>
      </w:pPr>
      <w:r w:rsidRPr="005301F1">
        <w:rPr>
          <w:rFonts w:ascii="Calibri" w:hAnsi="Calibri" w:cs="Calibri"/>
          <w:noProof/>
        </w:rPr>
        <w:t xml:space="preserve">61. </w:t>
      </w:r>
      <w:r w:rsidRPr="005301F1">
        <w:rPr>
          <w:rFonts w:ascii="Calibri" w:hAnsi="Calibri" w:cs="Calibri"/>
          <w:noProof/>
        </w:rPr>
        <w:tab/>
        <w:t xml:space="preserve">Pepe G, Fioriniello S, Marracino F, et al. Blood-Brain Barrier Integrity Is Perturbed in a Mecp2-Null Mouse Model of Rett  Syndrome. </w:t>
      </w:r>
      <w:r w:rsidRPr="005301F1">
        <w:rPr>
          <w:rFonts w:ascii="Calibri" w:hAnsi="Calibri" w:cs="Calibri"/>
          <w:i/>
          <w:iCs/>
          <w:noProof/>
        </w:rPr>
        <w:t>Biomolecules</w:t>
      </w:r>
      <w:r w:rsidRPr="005301F1">
        <w:rPr>
          <w:rFonts w:ascii="Calibri" w:hAnsi="Calibri" w:cs="Calibri"/>
          <w:noProof/>
        </w:rPr>
        <w:t>. 2023;13(4). doi:10.3390/biom13040606</w:t>
      </w:r>
    </w:p>
    <w:p w14:paraId="1FB16921" w14:textId="7F368690" w:rsidR="004B28C9" w:rsidRDefault="001556EF" w:rsidP="00D55789">
      <w:pPr>
        <w:widowControl w:val="0"/>
        <w:autoSpaceDE w:val="0"/>
        <w:autoSpaceDN w:val="0"/>
        <w:adjustRightInd w:val="0"/>
        <w:spacing w:line="240" w:lineRule="auto"/>
        <w:ind w:left="640" w:hanging="640"/>
      </w:pPr>
      <w:bookmarkStart w:id="12" w:name="_GoBack"/>
      <w:r w:rsidRPr="00D55789">
        <w:rPr>
          <w:rFonts w:ascii="Calibri" w:hAnsi="Calibri" w:cs="Calibri"/>
          <w:b/>
          <w:noProof/>
          <w:lang w:val="es-ES" w:eastAsia="es-ES"/>
        </w:rPr>
        <w:lastRenderedPageBreak/>
        <w:drawing>
          <wp:anchor distT="0" distB="0" distL="114300" distR="114300" simplePos="0" relativeHeight="251659264" behindDoc="0" locked="0" layoutInCell="1" allowOverlap="1" wp14:anchorId="027B2F9E" wp14:editId="40C8FF11">
            <wp:simplePos x="0" y="0"/>
            <wp:positionH relativeFrom="column">
              <wp:posOffset>-85090</wp:posOffset>
            </wp:positionH>
            <wp:positionV relativeFrom="paragraph">
              <wp:posOffset>408305</wp:posOffset>
            </wp:positionV>
            <wp:extent cx="6443980" cy="58426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3980" cy="5842635"/>
                    </a:xfrm>
                    <a:prstGeom prst="rect">
                      <a:avLst/>
                    </a:prstGeom>
                    <a:noFill/>
                  </pic:spPr>
                </pic:pic>
              </a:graphicData>
            </a:graphic>
            <wp14:sizeRelH relativeFrom="page">
              <wp14:pctWidth>0</wp14:pctWidth>
            </wp14:sizeRelH>
            <wp14:sizeRelV relativeFrom="page">
              <wp14:pctHeight>0</wp14:pctHeight>
            </wp14:sizeRelV>
          </wp:anchor>
        </w:drawing>
      </w:r>
      <w:bookmarkEnd w:id="12"/>
      <w:r w:rsidR="003E0011">
        <w:fldChar w:fldCharType="end"/>
      </w:r>
      <w:r w:rsidR="004B28C9">
        <w:t>FIGURE</w:t>
      </w:r>
      <w:r>
        <w:t>S</w:t>
      </w:r>
      <w:r w:rsidR="004B28C9">
        <w:t xml:space="preserve"> </w:t>
      </w:r>
      <w:r w:rsidR="0074400F">
        <w:t>and</w:t>
      </w:r>
      <w:r>
        <w:t xml:space="preserve"> FIGURE </w:t>
      </w:r>
      <w:r w:rsidR="004B28C9">
        <w:t>LEGENDS</w:t>
      </w:r>
    </w:p>
    <w:p w14:paraId="29963BCD" w14:textId="77777777" w:rsidR="001556EF" w:rsidRDefault="001556EF" w:rsidP="001556EF">
      <w:pPr>
        <w:rPr>
          <w:b/>
          <w:bCs/>
          <w:iCs/>
        </w:rPr>
      </w:pPr>
    </w:p>
    <w:p w14:paraId="1BF89FFE" w14:textId="7D726B95" w:rsidR="001556EF" w:rsidRDefault="001556EF" w:rsidP="001556EF">
      <w:pPr>
        <w:rPr>
          <w:iCs/>
        </w:rPr>
      </w:pPr>
      <w:r w:rsidRPr="001556EF">
        <w:rPr>
          <w:b/>
          <w:bCs/>
          <w:iCs/>
        </w:rPr>
        <w:t xml:space="preserve">Figure 1. Unsupervised multivariate analysis of patient and control CSF metabolite concentrations. A- C. PCA score plots showing the separation of patients from controls on the first two principal components. </w:t>
      </w:r>
      <w:r w:rsidRPr="001556EF">
        <w:rPr>
          <w:iCs/>
        </w:rPr>
        <w:t>A) All samples</w:t>
      </w:r>
      <w:r w:rsidRPr="001556EF">
        <w:rPr>
          <w:b/>
          <w:bCs/>
          <w:iCs/>
        </w:rPr>
        <w:t xml:space="preserve"> </w:t>
      </w:r>
      <w:r w:rsidRPr="001556EF">
        <w:rPr>
          <w:iCs/>
        </w:rPr>
        <w:t xml:space="preserve">B) MeCP2 and CDKL5. C) hypo-glutamatergic. </w:t>
      </w:r>
      <w:r w:rsidRPr="001556EF">
        <w:rPr>
          <w:b/>
          <w:bCs/>
          <w:iCs/>
        </w:rPr>
        <w:t xml:space="preserve">D and E. Ward hierarchical clustering showing log-transformed metabolite concentrations. </w:t>
      </w:r>
      <w:r w:rsidRPr="001556EF">
        <w:rPr>
          <w:iCs/>
        </w:rPr>
        <w:t xml:space="preserve">Both MeCp2 /CDKL5 (C) and hypo-glutamatergic (D) patients form </w:t>
      </w:r>
      <w:r>
        <w:rPr>
          <w:iCs/>
        </w:rPr>
        <w:t>h</w:t>
      </w:r>
      <w:r w:rsidRPr="001556EF">
        <w:rPr>
          <w:iCs/>
        </w:rPr>
        <w:t xml:space="preserve">omogeneous groups regardless of genotype. There is some overlap with controls, but mostly patients cluster </w:t>
      </w:r>
      <w:r>
        <w:rPr>
          <w:iCs/>
        </w:rPr>
        <w:t xml:space="preserve"> </w:t>
      </w:r>
      <w:r w:rsidRPr="001556EF">
        <w:rPr>
          <w:iCs/>
        </w:rPr>
        <w:t>together and have a markedly decreased expression of most metabolites</w:t>
      </w:r>
      <w:r>
        <w:rPr>
          <w:iCs/>
        </w:rPr>
        <w:br w:type="page"/>
      </w:r>
    </w:p>
    <w:p w14:paraId="0FD5D40B" w14:textId="535EC133" w:rsidR="001556EF" w:rsidRDefault="001556EF" w:rsidP="004B28C9">
      <w:r>
        <w:rPr>
          <w:noProof/>
          <w:lang w:val="es-ES" w:eastAsia="es-ES"/>
        </w:rPr>
        <w:lastRenderedPageBreak/>
        <w:drawing>
          <wp:anchor distT="0" distB="0" distL="114300" distR="114300" simplePos="0" relativeHeight="251660288" behindDoc="0" locked="0" layoutInCell="1" allowOverlap="1" wp14:anchorId="59D4B99E" wp14:editId="14A68D05">
            <wp:simplePos x="0" y="0"/>
            <wp:positionH relativeFrom="column">
              <wp:posOffset>390525</wp:posOffset>
            </wp:positionH>
            <wp:positionV relativeFrom="paragraph">
              <wp:posOffset>437</wp:posOffset>
            </wp:positionV>
            <wp:extent cx="5553710" cy="8098155"/>
            <wp:effectExtent l="0" t="0" r="889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710" cy="8098155"/>
                    </a:xfrm>
                    <a:prstGeom prst="rect">
                      <a:avLst/>
                    </a:prstGeom>
                    <a:noFill/>
                  </pic:spPr>
                </pic:pic>
              </a:graphicData>
            </a:graphic>
            <wp14:sizeRelH relativeFrom="page">
              <wp14:pctWidth>0</wp14:pctWidth>
            </wp14:sizeRelH>
            <wp14:sizeRelV relativeFrom="page">
              <wp14:pctHeight>0</wp14:pctHeight>
            </wp14:sizeRelV>
          </wp:anchor>
        </w:drawing>
      </w:r>
    </w:p>
    <w:p w14:paraId="0591A601" w14:textId="775C0C8C" w:rsidR="001556EF" w:rsidRDefault="001556EF" w:rsidP="004B28C9">
      <w:pPr>
        <w:rPr>
          <w:iCs/>
        </w:rPr>
      </w:pPr>
      <w:r w:rsidRPr="001556EF">
        <w:rPr>
          <w:b/>
          <w:bCs/>
          <w:iCs/>
        </w:rPr>
        <w:t xml:space="preserve">Figure 2. Identification of significantly altered metabolites and their impact on group classification A-B) </w:t>
      </w:r>
      <w:r w:rsidRPr="001556EF">
        <w:rPr>
          <w:iCs/>
        </w:rPr>
        <w:t xml:space="preserve">OPLS-DA score plots showing separations of controls compared to </w:t>
      </w:r>
      <w:r w:rsidRPr="001556EF">
        <w:rPr>
          <w:b/>
          <w:bCs/>
          <w:iCs/>
        </w:rPr>
        <w:t>A)</w:t>
      </w:r>
      <w:r w:rsidRPr="001556EF">
        <w:rPr>
          <w:iCs/>
        </w:rPr>
        <w:t xml:space="preserve"> </w:t>
      </w:r>
      <w:r w:rsidRPr="001556EF">
        <w:rPr>
          <w:b/>
          <w:bCs/>
          <w:iCs/>
        </w:rPr>
        <w:t>RTT</w:t>
      </w:r>
      <w:r w:rsidRPr="001556EF">
        <w:rPr>
          <w:iCs/>
        </w:rPr>
        <w:t xml:space="preserve"> and </w:t>
      </w:r>
      <w:r w:rsidRPr="001556EF">
        <w:rPr>
          <w:b/>
          <w:bCs/>
          <w:iCs/>
        </w:rPr>
        <w:t>B)</w:t>
      </w:r>
      <w:r w:rsidRPr="001556EF">
        <w:rPr>
          <w:iCs/>
        </w:rPr>
        <w:t xml:space="preserve"> </w:t>
      </w:r>
      <w:r w:rsidRPr="001556EF">
        <w:rPr>
          <w:b/>
          <w:bCs/>
          <w:iCs/>
        </w:rPr>
        <w:t>hypo-glutamatergic patients.</w:t>
      </w:r>
      <w:r w:rsidRPr="001556EF">
        <w:rPr>
          <w:iCs/>
        </w:rPr>
        <w:t xml:space="preserve"> </w:t>
      </w:r>
      <w:r w:rsidRPr="001556EF">
        <w:rPr>
          <w:iCs/>
        </w:rPr>
        <w:lastRenderedPageBreak/>
        <w:t xml:space="preserve">Although control samples showed high intergroup variability, both OPLS-DA models showed good separation between the groups (R2Y(cum) &gt; 0.9 ,Q2Y(cum) &gt; 0.8, RMSEE &lt; 0.2). </w:t>
      </w:r>
      <w:r w:rsidRPr="001556EF">
        <w:rPr>
          <w:b/>
          <w:bCs/>
          <w:iCs/>
        </w:rPr>
        <w:t>C-D) VIP scores.</w:t>
      </w:r>
      <w:r w:rsidRPr="001556EF">
        <w:rPr>
          <w:iCs/>
        </w:rPr>
        <w:t xml:space="preserve"> Both diseases show similar metabolic alterations.  </w:t>
      </w:r>
      <w:r w:rsidRPr="001556EF">
        <w:rPr>
          <w:b/>
          <w:bCs/>
          <w:iCs/>
        </w:rPr>
        <w:t>C</w:t>
      </w:r>
      <w:r w:rsidRPr="001556EF">
        <w:rPr>
          <w:b/>
          <w:iCs/>
        </w:rPr>
        <w:t>) RTT</w:t>
      </w:r>
      <w:r w:rsidRPr="001556EF">
        <w:rPr>
          <w:iCs/>
        </w:rPr>
        <w:t xml:space="preserve"> had 18 metabolites with VIP score &gt; 1 </w:t>
      </w:r>
      <w:r w:rsidRPr="001556EF">
        <w:rPr>
          <w:b/>
          <w:iCs/>
        </w:rPr>
        <w:t>D)</w:t>
      </w:r>
      <w:r w:rsidRPr="001556EF">
        <w:rPr>
          <w:iCs/>
        </w:rPr>
        <w:t xml:space="preserve"> </w:t>
      </w:r>
      <w:r w:rsidRPr="001556EF">
        <w:rPr>
          <w:b/>
          <w:iCs/>
        </w:rPr>
        <w:t>hypo-glutamatergic</w:t>
      </w:r>
      <w:r w:rsidRPr="001556EF">
        <w:rPr>
          <w:iCs/>
        </w:rPr>
        <w:t xml:space="preserve"> patients ha 17. The highest VIP scores in both cases belonged to tryptophan metabolites. </w:t>
      </w:r>
      <w:r w:rsidRPr="001556EF">
        <w:rPr>
          <w:b/>
          <w:iCs/>
        </w:rPr>
        <w:t>E-F) Integrated results of UVA and MVA analysis.</w:t>
      </w:r>
      <w:r w:rsidRPr="001556EF">
        <w:rPr>
          <w:b/>
          <w:bCs/>
          <w:iCs/>
        </w:rPr>
        <w:t xml:space="preserve"> E) </w:t>
      </w:r>
      <w:r w:rsidRPr="001556EF">
        <w:rPr>
          <w:b/>
          <w:iCs/>
        </w:rPr>
        <w:t xml:space="preserve">RTT </w:t>
      </w:r>
      <w:r w:rsidRPr="001556EF">
        <w:rPr>
          <w:iCs/>
        </w:rPr>
        <w:t>had a subset of metabolites that were only identified by UVA</w:t>
      </w:r>
      <w:r w:rsidRPr="001556EF">
        <w:rPr>
          <w:b/>
          <w:bCs/>
          <w:iCs/>
        </w:rPr>
        <w:t xml:space="preserve"> F) </w:t>
      </w:r>
      <w:r w:rsidRPr="001556EF">
        <w:rPr>
          <w:b/>
          <w:iCs/>
        </w:rPr>
        <w:t xml:space="preserve">hypo-glutamatergic patients. </w:t>
      </w:r>
      <w:r w:rsidRPr="001556EF">
        <w:rPr>
          <w:iCs/>
        </w:rPr>
        <w:t>For both groups there was a small number of metabolites identified as altered by both univariate and multivariate analyses. Both diseases showed similar metabolic alterations, though RTT (</w:t>
      </w:r>
      <w:r w:rsidRPr="001556EF">
        <w:rPr>
          <w:b/>
          <w:bCs/>
          <w:iCs/>
        </w:rPr>
        <w:t>C</w:t>
      </w:r>
      <w:r w:rsidRPr="001556EF">
        <w:rPr>
          <w:iCs/>
        </w:rPr>
        <w:t>) had a higher number of significantly altered metabolites. Interestingly, RTT patients showed some metabolites that were significantly altered but did not contribute to the classification of the OPLS-DA model.</w:t>
      </w:r>
      <w:r w:rsidRPr="001556EF">
        <w:t> </w:t>
      </w:r>
      <w:r w:rsidRPr="001556EF">
        <w:rPr>
          <w:b/>
          <w:bCs/>
          <w:iCs/>
        </w:rPr>
        <w:t>G-H)</w:t>
      </w:r>
      <w:r w:rsidRPr="001556EF">
        <w:rPr>
          <w:iCs/>
        </w:rPr>
        <w:t xml:space="preserve"> </w:t>
      </w:r>
      <w:r w:rsidRPr="001556EF">
        <w:rPr>
          <w:b/>
          <w:iCs/>
        </w:rPr>
        <w:t xml:space="preserve">Hierarchical clustering using only the selected metabolites </w:t>
      </w:r>
      <w:r w:rsidRPr="001556EF">
        <w:rPr>
          <w:iCs/>
        </w:rPr>
        <w:t>showed perfect separation between patients and controls for both groups.</w:t>
      </w:r>
      <w:r w:rsidRPr="001556EF">
        <w:rPr>
          <w:b/>
          <w:bCs/>
          <w:iCs/>
        </w:rPr>
        <w:t xml:space="preserve"> G) </w:t>
      </w:r>
      <w:r w:rsidRPr="001556EF">
        <w:rPr>
          <w:b/>
          <w:iCs/>
        </w:rPr>
        <w:t xml:space="preserve">RTT patients </w:t>
      </w:r>
      <w:r w:rsidRPr="001556EF">
        <w:rPr>
          <w:iCs/>
        </w:rPr>
        <w:t xml:space="preserve">showed a few more metabolites that had increased concentrations when compared to controls than did </w:t>
      </w:r>
      <w:r w:rsidRPr="001556EF">
        <w:rPr>
          <w:b/>
          <w:bCs/>
          <w:iCs/>
        </w:rPr>
        <w:t xml:space="preserve">H) </w:t>
      </w:r>
      <w:r w:rsidRPr="001556EF">
        <w:rPr>
          <w:b/>
          <w:iCs/>
        </w:rPr>
        <w:t>hypo-glutamatergic patients</w:t>
      </w:r>
      <w:r w:rsidRPr="001556EF">
        <w:rPr>
          <w:iCs/>
        </w:rPr>
        <w:t>, but overall the altered metabolites were decreased in both groups of patients.</w:t>
      </w:r>
    </w:p>
    <w:p w14:paraId="215A3D97" w14:textId="77777777" w:rsidR="001556EF" w:rsidRDefault="001556EF">
      <w:pPr>
        <w:jc w:val="left"/>
        <w:rPr>
          <w:iCs/>
        </w:rPr>
      </w:pPr>
      <w:r>
        <w:rPr>
          <w:iCs/>
        </w:rPr>
        <w:br w:type="page"/>
      </w:r>
    </w:p>
    <w:p w14:paraId="51EB18DE" w14:textId="66A6ECEA" w:rsidR="001556EF" w:rsidRDefault="001556EF" w:rsidP="00C43253">
      <w:r w:rsidRPr="001556EF">
        <w:rPr>
          <w:bCs/>
          <w:iCs/>
          <w:noProof/>
          <w:lang w:val="es-ES" w:eastAsia="es-ES"/>
        </w:rPr>
        <w:lastRenderedPageBreak/>
        <w:drawing>
          <wp:anchor distT="0" distB="0" distL="114300" distR="114300" simplePos="0" relativeHeight="251662336" behindDoc="0" locked="0" layoutInCell="1" allowOverlap="1" wp14:anchorId="4421E293" wp14:editId="64E1BF42">
            <wp:simplePos x="0" y="0"/>
            <wp:positionH relativeFrom="column">
              <wp:posOffset>-278903</wp:posOffset>
            </wp:positionH>
            <wp:positionV relativeFrom="paragraph">
              <wp:posOffset>55</wp:posOffset>
            </wp:positionV>
            <wp:extent cx="4023770" cy="2017451"/>
            <wp:effectExtent l="0" t="0" r="0" b="1905"/>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3"/>
                    <a:srcRect t="1546"/>
                    <a:stretch/>
                  </pic:blipFill>
                  <pic:spPr>
                    <a:xfrm>
                      <a:off x="0" y="0"/>
                      <a:ext cx="4023770" cy="2017451"/>
                    </a:xfrm>
                    <a:prstGeom prst="rect">
                      <a:avLst/>
                    </a:prstGeom>
                  </pic:spPr>
                </pic:pic>
              </a:graphicData>
            </a:graphic>
          </wp:anchor>
        </w:drawing>
      </w:r>
      <w:r w:rsidR="004B28C9" w:rsidRPr="001556EF">
        <w:rPr>
          <w:b/>
        </w:rPr>
        <w:t>Figure 3</w:t>
      </w:r>
      <w:r>
        <w:rPr>
          <w:b/>
        </w:rPr>
        <w:t>.</w:t>
      </w:r>
      <w:r w:rsidRPr="001556EF">
        <w:rPr>
          <w:b/>
          <w:bCs/>
          <w:iCs/>
        </w:rPr>
        <w:t xml:space="preserve"> Pathways affected by selected metabolites. </w:t>
      </w:r>
      <w:r w:rsidRPr="001556EF">
        <w:rPr>
          <w:iCs/>
        </w:rPr>
        <w:t>Altered metabolites for both RTT and hypo-glutamatergic patients had the highest impact in galactose metabolism, amino sugar and nucleotide sugar metabolism, and glycerolipid metabolism. The pathways that were most altered were ABC transporters, galactose metabolism, and tryptophan metabolism.</w:t>
      </w:r>
      <w:r w:rsidRPr="001556EF">
        <w:t> </w:t>
      </w:r>
      <w:r>
        <w:br w:type="page"/>
      </w:r>
    </w:p>
    <w:p w14:paraId="53353D0B" w14:textId="0837B591" w:rsidR="00793DBA" w:rsidRPr="001556EF" w:rsidRDefault="001556EF" w:rsidP="004B28C9">
      <w:pPr>
        <w:rPr>
          <w:b/>
          <w:bCs/>
          <w:iCs/>
        </w:rPr>
      </w:pPr>
      <w:r>
        <w:rPr>
          <w:b/>
          <w:bCs/>
          <w:noProof/>
          <w:lang w:val="es-ES" w:eastAsia="es-ES"/>
        </w:rPr>
        <w:lastRenderedPageBreak/>
        <w:drawing>
          <wp:anchor distT="0" distB="0" distL="114300" distR="114300" simplePos="0" relativeHeight="251663360" behindDoc="0" locked="0" layoutInCell="1" allowOverlap="1" wp14:anchorId="5BC0026F" wp14:editId="221E7062">
            <wp:simplePos x="0" y="0"/>
            <wp:positionH relativeFrom="column">
              <wp:posOffset>3290</wp:posOffset>
            </wp:positionH>
            <wp:positionV relativeFrom="paragraph">
              <wp:posOffset>4214</wp:posOffset>
            </wp:positionV>
            <wp:extent cx="3342798" cy="5091546"/>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2798" cy="5091546"/>
                    </a:xfrm>
                    <a:prstGeom prst="rect">
                      <a:avLst/>
                    </a:prstGeom>
                    <a:noFill/>
                  </pic:spPr>
                </pic:pic>
              </a:graphicData>
            </a:graphic>
            <wp14:sizeRelH relativeFrom="page">
              <wp14:pctWidth>0</wp14:pctWidth>
            </wp14:sizeRelH>
            <wp14:sizeRelV relativeFrom="page">
              <wp14:pctHeight>0</wp14:pctHeight>
            </wp14:sizeRelV>
          </wp:anchor>
        </w:drawing>
      </w:r>
      <w:r w:rsidRPr="001556EF">
        <w:rPr>
          <w:b/>
          <w:bCs/>
        </w:rPr>
        <w:t>Figure 4.</w:t>
      </w:r>
      <w:r w:rsidRPr="001556EF">
        <w:t xml:space="preserve"> </w:t>
      </w:r>
      <w:r w:rsidRPr="001556EF">
        <w:rPr>
          <w:b/>
          <w:bCs/>
          <w:iCs/>
        </w:rPr>
        <w:t>Alterations in amino acid metabolism. A)</w:t>
      </w:r>
      <w:r w:rsidRPr="001556EF">
        <w:rPr>
          <w:iCs/>
        </w:rPr>
        <w:t xml:space="preserve"> All patients showed decreased levels of amino acids transported by LAT1. Leucine, phenylalanine, and the tyrosine metabolite 4-hydroxyphenyllactic acid were significantly decreased in RTT patients, while hypo-glutamatergic patients showed a similar tendency but were only significantly altered in phenylalanine and had slightly increased 4-hydroxyphenyllactic acid. Both groups had non-significantly decreased levels of valine. </w:t>
      </w:r>
      <w:r w:rsidRPr="001556EF">
        <w:rPr>
          <w:b/>
          <w:bCs/>
          <w:iCs/>
        </w:rPr>
        <w:t>B)</w:t>
      </w:r>
      <w:r w:rsidRPr="001556EF">
        <w:rPr>
          <w:iCs/>
        </w:rPr>
        <w:t xml:space="preserve"> </w:t>
      </w:r>
      <w:r w:rsidRPr="001556EF">
        <w:rPr>
          <w:b/>
          <w:bCs/>
          <w:iCs/>
        </w:rPr>
        <w:t>Alterations in tryptophan metabolism.</w:t>
      </w:r>
      <w:r w:rsidRPr="001556EF">
        <w:rPr>
          <w:iCs/>
        </w:rPr>
        <w:t xml:space="preserve"> Of the metabolites involved in tryptophan metabolism that were analyzed, only 5-Hydroxyindole-3-acetic acid was significantly decreased in both disease groups, while kynurenine was significantly decreased in RTT patients and non-significantly decreased in hypo-glutamatergic patients. Tryptophan, N-Acetyl-5-hydroxytryptamine, anthranilic acid, and kynurenic acid showed a slight decrease that was not statistically significant in both RTT and hypo-glutamatergic patients. 3-Hydroxyanthranilic acid did not vary between either group and the controls.</w:t>
      </w:r>
      <w:r w:rsidRPr="001556EF">
        <w:t> </w:t>
      </w:r>
    </w:p>
    <w:sectPr w:rsidR="00793DBA" w:rsidRPr="001556EF" w:rsidSect="000477F8">
      <w:footerReference w:type="default" r:id="rId15"/>
      <w:pgSz w:w="11906" w:h="16838"/>
      <w:pgMar w:top="1417" w:right="991" w:bottom="1417" w:left="993" w:header="708" w:footer="708" w:gutter="0"/>
      <w:lnNumType w:countBy="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C2978" w16cex:dateUtc="2023-07-26T21:23:00Z"/>
  <w16cex:commentExtensible w16cex:durableId="286C3012" w16cex:dateUtc="2023-07-26T2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249031" w16cid:durableId="286C2978"/>
  <w16cid:commentId w16cid:paraId="3F63D4E2" w16cid:durableId="286CFD16"/>
  <w16cid:commentId w16cid:paraId="4A555100" w16cid:durableId="286C30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88D1B" w14:textId="77777777" w:rsidR="002B64CF" w:rsidRDefault="002B64CF" w:rsidP="00C37384">
      <w:r>
        <w:separator/>
      </w:r>
    </w:p>
  </w:endnote>
  <w:endnote w:type="continuationSeparator" w:id="0">
    <w:p w14:paraId="4F684F54" w14:textId="77777777" w:rsidR="002B64CF" w:rsidRDefault="002B64CF" w:rsidP="00C37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Songti SC">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8A910" w14:textId="146DBD6D" w:rsidR="00A41D50" w:rsidRPr="00EC35CF" w:rsidRDefault="00A41D50" w:rsidP="00C37384">
    <w:r w:rsidRPr="00EC35CF">
      <w:fldChar w:fldCharType="begin"/>
    </w:r>
    <w:r w:rsidRPr="00EC35CF">
      <w:instrText>PAGE   \* MERGEFORMAT</w:instrText>
    </w:r>
    <w:r w:rsidRPr="00EC35CF">
      <w:fldChar w:fldCharType="separate"/>
    </w:r>
    <w:r w:rsidR="00C0081A">
      <w:rPr>
        <w:noProof/>
      </w:rPr>
      <w:t>8</w:t>
    </w:r>
    <w:r w:rsidRPr="00EC35CF">
      <w:fldChar w:fldCharType="end"/>
    </w:r>
  </w:p>
  <w:p w14:paraId="250AB8BC" w14:textId="77777777" w:rsidR="00A41D50" w:rsidRDefault="00A41D50" w:rsidP="00C37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A575F" w14:textId="77777777" w:rsidR="002B64CF" w:rsidRDefault="002B64CF" w:rsidP="00C37384">
      <w:r>
        <w:separator/>
      </w:r>
    </w:p>
  </w:footnote>
  <w:footnote w:type="continuationSeparator" w:id="0">
    <w:p w14:paraId="1672B637" w14:textId="77777777" w:rsidR="002B64CF" w:rsidRDefault="002B64CF" w:rsidP="00C37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F0E9F"/>
    <w:multiLevelType w:val="hybridMultilevel"/>
    <w:tmpl w:val="3E28CD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7E7A69"/>
    <w:multiLevelType w:val="multilevel"/>
    <w:tmpl w:val="3C12EDD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794" w:hanging="43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112167C"/>
    <w:multiLevelType w:val="multilevel"/>
    <w:tmpl w:val="73A4BB7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2%3."/>
      <w:lvlJc w:val="right"/>
      <w:pPr>
        <w:ind w:left="567" w:hanging="56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4B810C5"/>
    <w:multiLevelType w:val="multilevel"/>
    <w:tmpl w:val="73A4BB7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2%3."/>
      <w:lvlJc w:val="right"/>
      <w:pPr>
        <w:ind w:left="567" w:hanging="56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3FF1E67"/>
    <w:multiLevelType w:val="multilevel"/>
    <w:tmpl w:val="35461F34"/>
    <w:lvl w:ilvl="0">
      <w:start w:val="1"/>
      <w:numFmt w:val="decimal"/>
      <w:lvlText w:val="%1."/>
      <w:lvlJc w:val="left"/>
      <w:pPr>
        <w:ind w:left="360" w:hanging="360"/>
      </w:pPr>
      <w:rPr>
        <w:rFonts w:ascii="Arial" w:hAnsi="Arial" w:cs="Arial" w:hint="default"/>
        <w:sz w:val="20"/>
        <w:szCs w:val="20"/>
      </w:rPr>
    </w:lvl>
    <w:lvl w:ilvl="1">
      <w:start w:val="1"/>
      <w:numFmt w:val="decimal"/>
      <w:pStyle w:val="Ttulo2"/>
      <w:lvlText w:val="%1.%2."/>
      <w:lvlJc w:val="left"/>
      <w:pPr>
        <w:ind w:left="432" w:hanging="432"/>
      </w:pPr>
      <w:rPr>
        <w:rFonts w:ascii="Arial" w:hAnsi="Arial" w:cs="Arial" w:hint="default"/>
        <w:b/>
        <w:sz w:val="20"/>
      </w:rPr>
    </w:lvl>
    <w:lvl w:ilvl="2">
      <w:start w:val="1"/>
      <w:numFmt w:val="decimal"/>
      <w:pStyle w:val="Ttulo3"/>
      <w:lvlText w:val="%1.%2.%3."/>
      <w:lvlJc w:val="left"/>
      <w:pPr>
        <w:ind w:left="1224" w:hanging="504"/>
      </w:pPr>
      <w:rPr>
        <w:rFonts w:ascii="Arial" w:hAnsi="Arial" w:cs="Arial" w:hint="default"/>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CB5B96"/>
    <w:multiLevelType w:val="multilevel"/>
    <w:tmpl w:val="73A4BB7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2%3."/>
      <w:lvlJc w:val="right"/>
      <w:pPr>
        <w:ind w:left="567" w:hanging="56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EE56C16"/>
    <w:multiLevelType w:val="multilevel"/>
    <w:tmpl w:val="3C12EDD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794" w:hanging="43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5D92420"/>
    <w:multiLevelType w:val="multilevel"/>
    <w:tmpl w:val="9A5080C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EA39FA"/>
    <w:multiLevelType w:val="multilevel"/>
    <w:tmpl w:val="3C12EDD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794" w:hanging="43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4D50B68"/>
    <w:multiLevelType w:val="hybridMultilevel"/>
    <w:tmpl w:val="1F7AD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B1B3C91"/>
    <w:multiLevelType w:val="multilevel"/>
    <w:tmpl w:val="6BC845D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ind w:left="357" w:firstLine="437"/>
      </w:pPr>
      <w:rPr>
        <w:rFonts w:ascii="Arial" w:hAnsi="Arial" w:hint="default"/>
        <w:b w:val="0"/>
        <w:i w:val="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C1E69B7"/>
    <w:multiLevelType w:val="hybridMultilevel"/>
    <w:tmpl w:val="9B98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E8B5CB6"/>
    <w:multiLevelType w:val="hybridMultilevel"/>
    <w:tmpl w:val="84A635F0"/>
    <w:lvl w:ilvl="0" w:tplc="22988714">
      <w:start w:val="1"/>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15:restartNumberingAfterBreak="0">
    <w:nsid w:val="7F3E4D69"/>
    <w:multiLevelType w:val="multilevel"/>
    <w:tmpl w:val="5532D978"/>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1"/>
  </w:num>
  <w:num w:numId="3">
    <w:abstractNumId w:val="4"/>
  </w:num>
  <w:num w:numId="4">
    <w:abstractNumId w:val="7"/>
  </w:num>
  <w:num w:numId="5">
    <w:abstractNumId w:val="6"/>
  </w:num>
  <w:num w:numId="6">
    <w:abstractNumId w:val="2"/>
  </w:num>
  <w:num w:numId="7">
    <w:abstractNumId w:val="5"/>
  </w:num>
  <w:num w:numId="8">
    <w:abstractNumId w:val="3"/>
  </w:num>
  <w:num w:numId="9">
    <w:abstractNumId w:val="13"/>
  </w:num>
  <w:num w:numId="10">
    <w:abstractNumId w:val="10"/>
  </w:num>
  <w:num w:numId="11">
    <w:abstractNumId w:val="8"/>
  </w:num>
  <w:num w:numId="12">
    <w:abstractNumId w:val="1"/>
  </w:num>
  <w:num w:numId="13">
    <w:abstractNumId w:val="12"/>
  </w:num>
  <w:num w:numId="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es Garcia Cazorla">
    <w15:presenceInfo w15:providerId="AD" w15:userId="S::garcia-cazorla@ub.edu::e351bef6-5b0b-4371-8068-6815aaacd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140"/>
    <w:rsid w:val="0000391E"/>
    <w:rsid w:val="00005E0C"/>
    <w:rsid w:val="00010E61"/>
    <w:rsid w:val="00011074"/>
    <w:rsid w:val="000126F8"/>
    <w:rsid w:val="00013669"/>
    <w:rsid w:val="00023057"/>
    <w:rsid w:val="00024FFB"/>
    <w:rsid w:val="000358BB"/>
    <w:rsid w:val="00035EC1"/>
    <w:rsid w:val="00036CD9"/>
    <w:rsid w:val="000377B3"/>
    <w:rsid w:val="000460AF"/>
    <w:rsid w:val="000477F8"/>
    <w:rsid w:val="0004E87C"/>
    <w:rsid w:val="0005375F"/>
    <w:rsid w:val="00063BE9"/>
    <w:rsid w:val="00077FC6"/>
    <w:rsid w:val="000809A4"/>
    <w:rsid w:val="00082EBC"/>
    <w:rsid w:val="000942B9"/>
    <w:rsid w:val="00096C81"/>
    <w:rsid w:val="000A1431"/>
    <w:rsid w:val="000A565D"/>
    <w:rsid w:val="000B31B9"/>
    <w:rsid w:val="000B5D71"/>
    <w:rsid w:val="000C79CC"/>
    <w:rsid w:val="000D11F4"/>
    <w:rsid w:val="000D1CA6"/>
    <w:rsid w:val="000D7383"/>
    <w:rsid w:val="000E29CE"/>
    <w:rsid w:val="000E65C6"/>
    <w:rsid w:val="000E6E1D"/>
    <w:rsid w:val="000F6886"/>
    <w:rsid w:val="00100CA0"/>
    <w:rsid w:val="001013A0"/>
    <w:rsid w:val="00105F12"/>
    <w:rsid w:val="00113632"/>
    <w:rsid w:val="001160ED"/>
    <w:rsid w:val="0011693D"/>
    <w:rsid w:val="00117513"/>
    <w:rsid w:val="00127F19"/>
    <w:rsid w:val="001356B8"/>
    <w:rsid w:val="00137C85"/>
    <w:rsid w:val="00143674"/>
    <w:rsid w:val="00151DDB"/>
    <w:rsid w:val="001556EF"/>
    <w:rsid w:val="00157058"/>
    <w:rsid w:val="001636F6"/>
    <w:rsid w:val="00165944"/>
    <w:rsid w:val="00176356"/>
    <w:rsid w:val="00176478"/>
    <w:rsid w:val="001770A9"/>
    <w:rsid w:val="00182273"/>
    <w:rsid w:val="00190766"/>
    <w:rsid w:val="0019491A"/>
    <w:rsid w:val="0019592C"/>
    <w:rsid w:val="00195EE3"/>
    <w:rsid w:val="001A37AA"/>
    <w:rsid w:val="001B40FA"/>
    <w:rsid w:val="001D0277"/>
    <w:rsid w:val="001D254E"/>
    <w:rsid w:val="001E31BD"/>
    <w:rsid w:val="001F41B5"/>
    <w:rsid w:val="0020546E"/>
    <w:rsid w:val="00222AB4"/>
    <w:rsid w:val="00227F14"/>
    <w:rsid w:val="002372D5"/>
    <w:rsid w:val="00251515"/>
    <w:rsid w:val="00252DB4"/>
    <w:rsid w:val="00253BEC"/>
    <w:rsid w:val="002642AA"/>
    <w:rsid w:val="0028185C"/>
    <w:rsid w:val="00287E69"/>
    <w:rsid w:val="002937B1"/>
    <w:rsid w:val="00296897"/>
    <w:rsid w:val="002A0D95"/>
    <w:rsid w:val="002B16CE"/>
    <w:rsid w:val="002B64CF"/>
    <w:rsid w:val="002C1903"/>
    <w:rsid w:val="002C6B68"/>
    <w:rsid w:val="002D16D0"/>
    <w:rsid w:val="002D21ED"/>
    <w:rsid w:val="002D4A3E"/>
    <w:rsid w:val="002D644F"/>
    <w:rsid w:val="002D6AEA"/>
    <w:rsid w:val="002E0233"/>
    <w:rsid w:val="002F0F69"/>
    <w:rsid w:val="002F414D"/>
    <w:rsid w:val="002F4DF7"/>
    <w:rsid w:val="002F5C38"/>
    <w:rsid w:val="00304429"/>
    <w:rsid w:val="00311599"/>
    <w:rsid w:val="0031186F"/>
    <w:rsid w:val="0031690F"/>
    <w:rsid w:val="00323BA3"/>
    <w:rsid w:val="00327453"/>
    <w:rsid w:val="0033415C"/>
    <w:rsid w:val="00337203"/>
    <w:rsid w:val="0035586D"/>
    <w:rsid w:val="00361218"/>
    <w:rsid w:val="0036247F"/>
    <w:rsid w:val="00365DC4"/>
    <w:rsid w:val="00366E0A"/>
    <w:rsid w:val="00366E1C"/>
    <w:rsid w:val="00367094"/>
    <w:rsid w:val="0036750E"/>
    <w:rsid w:val="003759D1"/>
    <w:rsid w:val="003947C0"/>
    <w:rsid w:val="003A441E"/>
    <w:rsid w:val="003A5A80"/>
    <w:rsid w:val="003B1899"/>
    <w:rsid w:val="003B2F30"/>
    <w:rsid w:val="003B4859"/>
    <w:rsid w:val="003B56BA"/>
    <w:rsid w:val="003B7AA4"/>
    <w:rsid w:val="003C78D0"/>
    <w:rsid w:val="003D0C50"/>
    <w:rsid w:val="003D137E"/>
    <w:rsid w:val="003D3306"/>
    <w:rsid w:val="003E0011"/>
    <w:rsid w:val="003F30FE"/>
    <w:rsid w:val="003F6AE3"/>
    <w:rsid w:val="003F6B49"/>
    <w:rsid w:val="004006E9"/>
    <w:rsid w:val="00404964"/>
    <w:rsid w:val="00406CDC"/>
    <w:rsid w:val="004103D3"/>
    <w:rsid w:val="0042121A"/>
    <w:rsid w:val="00424466"/>
    <w:rsid w:val="00440907"/>
    <w:rsid w:val="00443A7D"/>
    <w:rsid w:val="004454CC"/>
    <w:rsid w:val="00454DB8"/>
    <w:rsid w:val="004574B0"/>
    <w:rsid w:val="004710AD"/>
    <w:rsid w:val="00471CB6"/>
    <w:rsid w:val="0047696D"/>
    <w:rsid w:val="004810F9"/>
    <w:rsid w:val="004928ED"/>
    <w:rsid w:val="0049453A"/>
    <w:rsid w:val="004B28C9"/>
    <w:rsid w:val="004B546A"/>
    <w:rsid w:val="004B6134"/>
    <w:rsid w:val="004C0153"/>
    <w:rsid w:val="004D3046"/>
    <w:rsid w:val="004D7D5E"/>
    <w:rsid w:val="004E0E28"/>
    <w:rsid w:val="004F12D9"/>
    <w:rsid w:val="0050157D"/>
    <w:rsid w:val="0050293C"/>
    <w:rsid w:val="00504701"/>
    <w:rsid w:val="00517CEE"/>
    <w:rsid w:val="0052078F"/>
    <w:rsid w:val="00523CAE"/>
    <w:rsid w:val="00525998"/>
    <w:rsid w:val="005301F1"/>
    <w:rsid w:val="00537936"/>
    <w:rsid w:val="0054444E"/>
    <w:rsid w:val="00545307"/>
    <w:rsid w:val="00561301"/>
    <w:rsid w:val="0056505F"/>
    <w:rsid w:val="00570B83"/>
    <w:rsid w:val="00571D1A"/>
    <w:rsid w:val="005765E8"/>
    <w:rsid w:val="005808B7"/>
    <w:rsid w:val="00586835"/>
    <w:rsid w:val="005A6870"/>
    <w:rsid w:val="005B0E9E"/>
    <w:rsid w:val="005C301F"/>
    <w:rsid w:val="005D08EE"/>
    <w:rsid w:val="005D18C7"/>
    <w:rsid w:val="005D5CD0"/>
    <w:rsid w:val="005F1DD0"/>
    <w:rsid w:val="005F6612"/>
    <w:rsid w:val="006230B2"/>
    <w:rsid w:val="006370D3"/>
    <w:rsid w:val="00642A7F"/>
    <w:rsid w:val="00653377"/>
    <w:rsid w:val="00663483"/>
    <w:rsid w:val="006741C3"/>
    <w:rsid w:val="00677140"/>
    <w:rsid w:val="00681079"/>
    <w:rsid w:val="00681843"/>
    <w:rsid w:val="00682FA7"/>
    <w:rsid w:val="006838E7"/>
    <w:rsid w:val="006844C5"/>
    <w:rsid w:val="00692F6F"/>
    <w:rsid w:val="00693822"/>
    <w:rsid w:val="006A7180"/>
    <w:rsid w:val="006B1715"/>
    <w:rsid w:val="006B3340"/>
    <w:rsid w:val="006C2281"/>
    <w:rsid w:val="006E5564"/>
    <w:rsid w:val="006F24E7"/>
    <w:rsid w:val="006F8259"/>
    <w:rsid w:val="0071171B"/>
    <w:rsid w:val="00720487"/>
    <w:rsid w:val="00733FBF"/>
    <w:rsid w:val="007434A1"/>
    <w:rsid w:val="0074400F"/>
    <w:rsid w:val="00746158"/>
    <w:rsid w:val="0075349C"/>
    <w:rsid w:val="0075431A"/>
    <w:rsid w:val="007608C1"/>
    <w:rsid w:val="007654FC"/>
    <w:rsid w:val="007778E5"/>
    <w:rsid w:val="007816F4"/>
    <w:rsid w:val="00785198"/>
    <w:rsid w:val="00787B25"/>
    <w:rsid w:val="00793DBA"/>
    <w:rsid w:val="007A04BC"/>
    <w:rsid w:val="007A1CFC"/>
    <w:rsid w:val="007A28F9"/>
    <w:rsid w:val="007A2AFA"/>
    <w:rsid w:val="007A382A"/>
    <w:rsid w:val="007A4F1C"/>
    <w:rsid w:val="007A6A95"/>
    <w:rsid w:val="007B066E"/>
    <w:rsid w:val="007B33EE"/>
    <w:rsid w:val="007C0C17"/>
    <w:rsid w:val="007C0E49"/>
    <w:rsid w:val="007C2896"/>
    <w:rsid w:val="007D43F3"/>
    <w:rsid w:val="007D54FF"/>
    <w:rsid w:val="007E27F8"/>
    <w:rsid w:val="007E62AF"/>
    <w:rsid w:val="007F2472"/>
    <w:rsid w:val="0081106D"/>
    <w:rsid w:val="00824CE0"/>
    <w:rsid w:val="0082769D"/>
    <w:rsid w:val="0082A8C4"/>
    <w:rsid w:val="00832ED6"/>
    <w:rsid w:val="00840D60"/>
    <w:rsid w:val="0084361B"/>
    <w:rsid w:val="00845223"/>
    <w:rsid w:val="0084777C"/>
    <w:rsid w:val="00853D46"/>
    <w:rsid w:val="0085620E"/>
    <w:rsid w:val="00863A09"/>
    <w:rsid w:val="008651A8"/>
    <w:rsid w:val="00865BE6"/>
    <w:rsid w:val="00867559"/>
    <w:rsid w:val="00875B3C"/>
    <w:rsid w:val="0087612E"/>
    <w:rsid w:val="008838AF"/>
    <w:rsid w:val="00895F6A"/>
    <w:rsid w:val="008B31A7"/>
    <w:rsid w:val="008D5262"/>
    <w:rsid w:val="008D6EB5"/>
    <w:rsid w:val="008E5EDF"/>
    <w:rsid w:val="008E65BB"/>
    <w:rsid w:val="008E67CC"/>
    <w:rsid w:val="008F2FA6"/>
    <w:rsid w:val="00901758"/>
    <w:rsid w:val="0090659A"/>
    <w:rsid w:val="00912703"/>
    <w:rsid w:val="0091439B"/>
    <w:rsid w:val="00925F2B"/>
    <w:rsid w:val="00938E3B"/>
    <w:rsid w:val="00946A74"/>
    <w:rsid w:val="0095064C"/>
    <w:rsid w:val="00967352"/>
    <w:rsid w:val="009744DA"/>
    <w:rsid w:val="009754A8"/>
    <w:rsid w:val="00983F39"/>
    <w:rsid w:val="00993351"/>
    <w:rsid w:val="009A03DA"/>
    <w:rsid w:val="009A16C3"/>
    <w:rsid w:val="009A706D"/>
    <w:rsid w:val="009C165C"/>
    <w:rsid w:val="009C468D"/>
    <w:rsid w:val="009C5C7E"/>
    <w:rsid w:val="009C6713"/>
    <w:rsid w:val="009D0A76"/>
    <w:rsid w:val="009D11DE"/>
    <w:rsid w:val="009D7AE6"/>
    <w:rsid w:val="009E69DD"/>
    <w:rsid w:val="009F4746"/>
    <w:rsid w:val="00A047BE"/>
    <w:rsid w:val="00A06AB8"/>
    <w:rsid w:val="00A20259"/>
    <w:rsid w:val="00A2687B"/>
    <w:rsid w:val="00A32473"/>
    <w:rsid w:val="00A35380"/>
    <w:rsid w:val="00A40CB0"/>
    <w:rsid w:val="00A41D50"/>
    <w:rsid w:val="00A47CFC"/>
    <w:rsid w:val="00A84404"/>
    <w:rsid w:val="00A910CF"/>
    <w:rsid w:val="00A95C0B"/>
    <w:rsid w:val="00A96137"/>
    <w:rsid w:val="00AB4641"/>
    <w:rsid w:val="00AC10F1"/>
    <w:rsid w:val="00AC2506"/>
    <w:rsid w:val="00AC2664"/>
    <w:rsid w:val="00AD6EB9"/>
    <w:rsid w:val="00AE65A6"/>
    <w:rsid w:val="00AE72E0"/>
    <w:rsid w:val="00AE744F"/>
    <w:rsid w:val="00AF1150"/>
    <w:rsid w:val="00AF53A4"/>
    <w:rsid w:val="00AF6F7E"/>
    <w:rsid w:val="00B0490E"/>
    <w:rsid w:val="00B06457"/>
    <w:rsid w:val="00B1614B"/>
    <w:rsid w:val="00B24769"/>
    <w:rsid w:val="00B53E4C"/>
    <w:rsid w:val="00B54C82"/>
    <w:rsid w:val="00B6182B"/>
    <w:rsid w:val="00B65679"/>
    <w:rsid w:val="00B71122"/>
    <w:rsid w:val="00B8512A"/>
    <w:rsid w:val="00BA47DA"/>
    <w:rsid w:val="00BA7899"/>
    <w:rsid w:val="00BB6365"/>
    <w:rsid w:val="00BB6BC8"/>
    <w:rsid w:val="00BC1009"/>
    <w:rsid w:val="00C0081A"/>
    <w:rsid w:val="00C025E8"/>
    <w:rsid w:val="00C25A0F"/>
    <w:rsid w:val="00C37384"/>
    <w:rsid w:val="00C41EB3"/>
    <w:rsid w:val="00C423F6"/>
    <w:rsid w:val="00C43253"/>
    <w:rsid w:val="00C4704F"/>
    <w:rsid w:val="00C60399"/>
    <w:rsid w:val="00C76FEA"/>
    <w:rsid w:val="00C8217E"/>
    <w:rsid w:val="00C92B3A"/>
    <w:rsid w:val="00C946B2"/>
    <w:rsid w:val="00CA0427"/>
    <w:rsid w:val="00CB5093"/>
    <w:rsid w:val="00CD2A5D"/>
    <w:rsid w:val="00CE061B"/>
    <w:rsid w:val="00CE1BA7"/>
    <w:rsid w:val="00CE2DD1"/>
    <w:rsid w:val="00CE36B6"/>
    <w:rsid w:val="00CE488C"/>
    <w:rsid w:val="00CE516F"/>
    <w:rsid w:val="00CE7652"/>
    <w:rsid w:val="00CF5CF8"/>
    <w:rsid w:val="00D03A5E"/>
    <w:rsid w:val="00D07EA7"/>
    <w:rsid w:val="00D07F8F"/>
    <w:rsid w:val="00D1131D"/>
    <w:rsid w:val="00D14224"/>
    <w:rsid w:val="00D30D7A"/>
    <w:rsid w:val="00D426F9"/>
    <w:rsid w:val="00D433EA"/>
    <w:rsid w:val="00D55789"/>
    <w:rsid w:val="00D55D10"/>
    <w:rsid w:val="00D569F4"/>
    <w:rsid w:val="00D744A7"/>
    <w:rsid w:val="00D77B2D"/>
    <w:rsid w:val="00D82644"/>
    <w:rsid w:val="00D9668D"/>
    <w:rsid w:val="00D9717D"/>
    <w:rsid w:val="00DA24D5"/>
    <w:rsid w:val="00DA469E"/>
    <w:rsid w:val="00DA79AE"/>
    <w:rsid w:val="00DB16C3"/>
    <w:rsid w:val="00DB231E"/>
    <w:rsid w:val="00DB6D90"/>
    <w:rsid w:val="00DC1E11"/>
    <w:rsid w:val="00DC488A"/>
    <w:rsid w:val="00DC5E01"/>
    <w:rsid w:val="00DD0E41"/>
    <w:rsid w:val="00DD34C6"/>
    <w:rsid w:val="00DD59B3"/>
    <w:rsid w:val="00DD6B46"/>
    <w:rsid w:val="00DE4202"/>
    <w:rsid w:val="00E1014E"/>
    <w:rsid w:val="00E218E2"/>
    <w:rsid w:val="00E273DE"/>
    <w:rsid w:val="00E27B06"/>
    <w:rsid w:val="00E32453"/>
    <w:rsid w:val="00E346D4"/>
    <w:rsid w:val="00E47DE6"/>
    <w:rsid w:val="00E539B5"/>
    <w:rsid w:val="00E7674C"/>
    <w:rsid w:val="00E77DCA"/>
    <w:rsid w:val="00E814E8"/>
    <w:rsid w:val="00E866F8"/>
    <w:rsid w:val="00E922C2"/>
    <w:rsid w:val="00E95A10"/>
    <w:rsid w:val="00EA22E6"/>
    <w:rsid w:val="00EB7526"/>
    <w:rsid w:val="00EC1B7E"/>
    <w:rsid w:val="00EC35CF"/>
    <w:rsid w:val="00ED3BB1"/>
    <w:rsid w:val="00ED612C"/>
    <w:rsid w:val="00ED7966"/>
    <w:rsid w:val="00EE08DD"/>
    <w:rsid w:val="00EE4D22"/>
    <w:rsid w:val="00EF1AA6"/>
    <w:rsid w:val="00EF1D4B"/>
    <w:rsid w:val="00F001F9"/>
    <w:rsid w:val="00F002FC"/>
    <w:rsid w:val="00F0658F"/>
    <w:rsid w:val="00F068E7"/>
    <w:rsid w:val="00F233B6"/>
    <w:rsid w:val="00F245B9"/>
    <w:rsid w:val="00F300B4"/>
    <w:rsid w:val="00F3570D"/>
    <w:rsid w:val="00F4009A"/>
    <w:rsid w:val="00F44C0E"/>
    <w:rsid w:val="00F46FE8"/>
    <w:rsid w:val="00F5001F"/>
    <w:rsid w:val="00F53D35"/>
    <w:rsid w:val="00F77B12"/>
    <w:rsid w:val="00F82B52"/>
    <w:rsid w:val="00F97E24"/>
    <w:rsid w:val="00FA0917"/>
    <w:rsid w:val="00FA59E8"/>
    <w:rsid w:val="00FB021F"/>
    <w:rsid w:val="00FB47AD"/>
    <w:rsid w:val="00FB6C9A"/>
    <w:rsid w:val="00FB6CFE"/>
    <w:rsid w:val="00FC2EA2"/>
    <w:rsid w:val="00FD128F"/>
    <w:rsid w:val="00FD25CA"/>
    <w:rsid w:val="00FD51FC"/>
    <w:rsid w:val="00FD5E61"/>
    <w:rsid w:val="00FD7E9B"/>
    <w:rsid w:val="00FE4AAA"/>
    <w:rsid w:val="00FE5E35"/>
    <w:rsid w:val="00FE60CF"/>
    <w:rsid w:val="00FE6748"/>
    <w:rsid w:val="00FF18A7"/>
    <w:rsid w:val="00FF3F30"/>
    <w:rsid w:val="00FF6156"/>
    <w:rsid w:val="01396A1F"/>
    <w:rsid w:val="015FA4EE"/>
    <w:rsid w:val="0169F0EF"/>
    <w:rsid w:val="017A97D0"/>
    <w:rsid w:val="018E79FC"/>
    <w:rsid w:val="01994835"/>
    <w:rsid w:val="0201CC86"/>
    <w:rsid w:val="022E5E28"/>
    <w:rsid w:val="022F5E9C"/>
    <w:rsid w:val="028F86BE"/>
    <w:rsid w:val="02BA9478"/>
    <w:rsid w:val="03931CC7"/>
    <w:rsid w:val="039D9CE7"/>
    <w:rsid w:val="04551AB5"/>
    <w:rsid w:val="045D9872"/>
    <w:rsid w:val="04A01593"/>
    <w:rsid w:val="060CDB42"/>
    <w:rsid w:val="062D3F16"/>
    <w:rsid w:val="063BE5F4"/>
    <w:rsid w:val="06519F60"/>
    <w:rsid w:val="065CE1CD"/>
    <w:rsid w:val="06742A00"/>
    <w:rsid w:val="068A8FD6"/>
    <w:rsid w:val="06BB491A"/>
    <w:rsid w:val="06EFD918"/>
    <w:rsid w:val="077EDB3D"/>
    <w:rsid w:val="07C94E3F"/>
    <w:rsid w:val="07DDE527"/>
    <w:rsid w:val="0807CD89"/>
    <w:rsid w:val="0826FFB2"/>
    <w:rsid w:val="0847EAE4"/>
    <w:rsid w:val="085841D7"/>
    <w:rsid w:val="0871EB00"/>
    <w:rsid w:val="08A39472"/>
    <w:rsid w:val="08D02419"/>
    <w:rsid w:val="09894022"/>
    <w:rsid w:val="0989DBA5"/>
    <w:rsid w:val="09F41238"/>
    <w:rsid w:val="0A2779DA"/>
    <w:rsid w:val="0AD7781C"/>
    <w:rsid w:val="0B1DCC83"/>
    <w:rsid w:val="0BDCC815"/>
    <w:rsid w:val="0BFC14AC"/>
    <w:rsid w:val="0C59C9D9"/>
    <w:rsid w:val="0CAB2778"/>
    <w:rsid w:val="0D525289"/>
    <w:rsid w:val="0E07F0E2"/>
    <w:rsid w:val="0E0A004F"/>
    <w:rsid w:val="0E46F7D9"/>
    <w:rsid w:val="0E931E02"/>
    <w:rsid w:val="0EC65AFF"/>
    <w:rsid w:val="0ED4FA8D"/>
    <w:rsid w:val="0EF63038"/>
    <w:rsid w:val="0F39F932"/>
    <w:rsid w:val="0F974492"/>
    <w:rsid w:val="0FDD9A57"/>
    <w:rsid w:val="101CEC70"/>
    <w:rsid w:val="103E599C"/>
    <w:rsid w:val="10B3E9E2"/>
    <w:rsid w:val="1103A347"/>
    <w:rsid w:val="1149539F"/>
    <w:rsid w:val="1174407B"/>
    <w:rsid w:val="1175C8B8"/>
    <w:rsid w:val="11C88F6C"/>
    <w:rsid w:val="126B5630"/>
    <w:rsid w:val="12C0808D"/>
    <w:rsid w:val="13544AF8"/>
    <w:rsid w:val="139C8035"/>
    <w:rsid w:val="13E01887"/>
    <w:rsid w:val="149FF248"/>
    <w:rsid w:val="156A2582"/>
    <w:rsid w:val="15F2D0A2"/>
    <w:rsid w:val="162EF6F8"/>
    <w:rsid w:val="166905C5"/>
    <w:rsid w:val="166C031D"/>
    <w:rsid w:val="173EC753"/>
    <w:rsid w:val="18CD9421"/>
    <w:rsid w:val="18DA97B4"/>
    <w:rsid w:val="18DB17B1"/>
    <w:rsid w:val="1964FF5B"/>
    <w:rsid w:val="19A3A3DF"/>
    <w:rsid w:val="19A5B437"/>
    <w:rsid w:val="19E8C33F"/>
    <w:rsid w:val="1A38E2DF"/>
    <w:rsid w:val="1AB2EEF8"/>
    <w:rsid w:val="1AE942D4"/>
    <w:rsid w:val="1BCCA5F2"/>
    <w:rsid w:val="1BD4B340"/>
    <w:rsid w:val="1C4EBF59"/>
    <w:rsid w:val="1C71FF50"/>
    <w:rsid w:val="1D05FB69"/>
    <w:rsid w:val="1D693F14"/>
    <w:rsid w:val="1E00F69F"/>
    <w:rsid w:val="1E0DCFB1"/>
    <w:rsid w:val="1E9A7C37"/>
    <w:rsid w:val="1EE446F5"/>
    <w:rsid w:val="1F2FEEC6"/>
    <w:rsid w:val="1F4BB0B3"/>
    <w:rsid w:val="1FA9A012"/>
    <w:rsid w:val="204883E2"/>
    <w:rsid w:val="20B4CCAE"/>
    <w:rsid w:val="20C2D7A8"/>
    <w:rsid w:val="20CCBDFE"/>
    <w:rsid w:val="20D3869A"/>
    <w:rsid w:val="2108D605"/>
    <w:rsid w:val="214FD938"/>
    <w:rsid w:val="218BEC82"/>
    <w:rsid w:val="2298D7D2"/>
    <w:rsid w:val="23171B1C"/>
    <w:rsid w:val="23BF0BA2"/>
    <w:rsid w:val="23F8E4A9"/>
    <w:rsid w:val="24060ED5"/>
    <w:rsid w:val="2442ACC8"/>
    <w:rsid w:val="246955C5"/>
    <w:rsid w:val="2481B37F"/>
    <w:rsid w:val="249193FD"/>
    <w:rsid w:val="24CF5A33"/>
    <w:rsid w:val="2583830C"/>
    <w:rsid w:val="25C7F396"/>
    <w:rsid w:val="25FD80AE"/>
    <w:rsid w:val="26265AE3"/>
    <w:rsid w:val="2633C1E4"/>
    <w:rsid w:val="268C2381"/>
    <w:rsid w:val="26AF1A46"/>
    <w:rsid w:val="26D9140E"/>
    <w:rsid w:val="2785E543"/>
    <w:rsid w:val="27C934BF"/>
    <w:rsid w:val="2844AB48"/>
    <w:rsid w:val="28BB23CE"/>
    <w:rsid w:val="2928D08C"/>
    <w:rsid w:val="297DB180"/>
    <w:rsid w:val="2AFA9838"/>
    <w:rsid w:val="2B124ECE"/>
    <w:rsid w:val="2B624AED"/>
    <w:rsid w:val="2C4848B3"/>
    <w:rsid w:val="2C4BBAC6"/>
    <w:rsid w:val="2C84EDE0"/>
    <w:rsid w:val="2C9CA5E2"/>
    <w:rsid w:val="2CEA3FB1"/>
    <w:rsid w:val="2DE78B27"/>
    <w:rsid w:val="2E0ECCE6"/>
    <w:rsid w:val="2E51F5A3"/>
    <w:rsid w:val="2EB88D87"/>
    <w:rsid w:val="2F213AB4"/>
    <w:rsid w:val="2FE49F1E"/>
    <w:rsid w:val="2FF50514"/>
    <w:rsid w:val="3027B2FF"/>
    <w:rsid w:val="302FE469"/>
    <w:rsid w:val="3071B42A"/>
    <w:rsid w:val="3092390B"/>
    <w:rsid w:val="3193D7FF"/>
    <w:rsid w:val="32A6769E"/>
    <w:rsid w:val="32F80E5A"/>
    <w:rsid w:val="337F6C8A"/>
    <w:rsid w:val="33FF615D"/>
    <w:rsid w:val="34A9C42E"/>
    <w:rsid w:val="357D232F"/>
    <w:rsid w:val="35A015F5"/>
    <w:rsid w:val="35E604E6"/>
    <w:rsid w:val="35EA6A8A"/>
    <w:rsid w:val="36AA5FC3"/>
    <w:rsid w:val="37062951"/>
    <w:rsid w:val="3707676B"/>
    <w:rsid w:val="3718CDD0"/>
    <w:rsid w:val="3737021F"/>
    <w:rsid w:val="377FF51D"/>
    <w:rsid w:val="37C96EB0"/>
    <w:rsid w:val="38A1F9B2"/>
    <w:rsid w:val="38B9F31F"/>
    <w:rsid w:val="38F3D9EC"/>
    <w:rsid w:val="391DA5A8"/>
    <w:rsid w:val="39609560"/>
    <w:rsid w:val="397D3551"/>
    <w:rsid w:val="39C50A8B"/>
    <w:rsid w:val="39CCC8C9"/>
    <w:rsid w:val="3A174326"/>
    <w:rsid w:val="3A2091EB"/>
    <w:rsid w:val="3A3862B3"/>
    <w:rsid w:val="3A6EA2E1"/>
    <w:rsid w:val="3AB795DF"/>
    <w:rsid w:val="3B47DECC"/>
    <w:rsid w:val="3B4C6D54"/>
    <w:rsid w:val="3BEA8A66"/>
    <w:rsid w:val="3C536640"/>
    <w:rsid w:val="3C85C097"/>
    <w:rsid w:val="3D09CA20"/>
    <w:rsid w:val="3D75ACD0"/>
    <w:rsid w:val="3D865AC7"/>
    <w:rsid w:val="3DCCAC01"/>
    <w:rsid w:val="3DEF36A1"/>
    <w:rsid w:val="3E059C77"/>
    <w:rsid w:val="3E2080E2"/>
    <w:rsid w:val="3E5E1DA6"/>
    <w:rsid w:val="3E7CEAD9"/>
    <w:rsid w:val="3E9078F2"/>
    <w:rsid w:val="3EF59858"/>
    <w:rsid w:val="3F3E24A2"/>
    <w:rsid w:val="3F77520F"/>
    <w:rsid w:val="3F8CE72C"/>
    <w:rsid w:val="3FBD2A0A"/>
    <w:rsid w:val="3FEB1746"/>
    <w:rsid w:val="401B23B2"/>
    <w:rsid w:val="40A9E8FB"/>
    <w:rsid w:val="40DC9310"/>
    <w:rsid w:val="41044CC3"/>
    <w:rsid w:val="410E72E6"/>
    <w:rsid w:val="414C51A9"/>
    <w:rsid w:val="4285733E"/>
    <w:rsid w:val="4286D3B5"/>
    <w:rsid w:val="4290928A"/>
    <w:rsid w:val="42FE42EB"/>
    <w:rsid w:val="435F8DD2"/>
    <w:rsid w:val="43FD0A6D"/>
    <w:rsid w:val="4415AF46"/>
    <w:rsid w:val="4443E691"/>
    <w:rsid w:val="4474DDFB"/>
    <w:rsid w:val="44A19133"/>
    <w:rsid w:val="44CD5F2A"/>
    <w:rsid w:val="44D75030"/>
    <w:rsid w:val="45A69708"/>
    <w:rsid w:val="45BD1400"/>
    <w:rsid w:val="45FC28B0"/>
    <w:rsid w:val="4623C06E"/>
    <w:rsid w:val="468A6536"/>
    <w:rsid w:val="4758E461"/>
    <w:rsid w:val="47D90122"/>
    <w:rsid w:val="4804FFEC"/>
    <w:rsid w:val="485CCCA5"/>
    <w:rsid w:val="48D016E9"/>
    <w:rsid w:val="48EC0F14"/>
    <w:rsid w:val="49249965"/>
    <w:rsid w:val="49545C12"/>
    <w:rsid w:val="49A0D04D"/>
    <w:rsid w:val="4A614762"/>
    <w:rsid w:val="4A6BE74A"/>
    <w:rsid w:val="4A7C45AA"/>
    <w:rsid w:val="4A8CB431"/>
    <w:rsid w:val="4AB5F528"/>
    <w:rsid w:val="4AEBFE8E"/>
    <w:rsid w:val="4AF02C73"/>
    <w:rsid w:val="4B19FD47"/>
    <w:rsid w:val="4B267569"/>
    <w:rsid w:val="4B59A874"/>
    <w:rsid w:val="4B5DD659"/>
    <w:rsid w:val="4BDACF02"/>
    <w:rsid w:val="4C3D2BB4"/>
    <w:rsid w:val="4C7C59D3"/>
    <w:rsid w:val="4C823E8E"/>
    <w:rsid w:val="4C988918"/>
    <w:rsid w:val="4CD8710F"/>
    <w:rsid w:val="4CF1996C"/>
    <w:rsid w:val="4DC454F3"/>
    <w:rsid w:val="4E91049F"/>
    <w:rsid w:val="4EF15F83"/>
    <w:rsid w:val="4F1C4EDE"/>
    <w:rsid w:val="4F42FA8C"/>
    <w:rsid w:val="4F4745F3"/>
    <w:rsid w:val="4FC39D96"/>
    <w:rsid w:val="50293A2E"/>
    <w:rsid w:val="507DA58C"/>
    <w:rsid w:val="515F6DF7"/>
    <w:rsid w:val="51D29CEB"/>
    <w:rsid w:val="5252BF9F"/>
    <w:rsid w:val="5297B79F"/>
    <w:rsid w:val="52A96D47"/>
    <w:rsid w:val="5360DAF0"/>
    <w:rsid w:val="53761579"/>
    <w:rsid w:val="537A315A"/>
    <w:rsid w:val="541B7B0B"/>
    <w:rsid w:val="54339677"/>
    <w:rsid w:val="54411A5C"/>
    <w:rsid w:val="5497B5D3"/>
    <w:rsid w:val="54C8831C"/>
    <w:rsid w:val="54E304C0"/>
    <w:rsid w:val="54F79B03"/>
    <w:rsid w:val="5510259A"/>
    <w:rsid w:val="555116AF"/>
    <w:rsid w:val="555850F6"/>
    <w:rsid w:val="5683B828"/>
    <w:rsid w:val="5697F7F1"/>
    <w:rsid w:val="57322600"/>
    <w:rsid w:val="578A11C6"/>
    <w:rsid w:val="579F9786"/>
    <w:rsid w:val="582D7195"/>
    <w:rsid w:val="589199A0"/>
    <w:rsid w:val="5899CB0A"/>
    <w:rsid w:val="58EE2839"/>
    <w:rsid w:val="5912C612"/>
    <w:rsid w:val="5958EA48"/>
    <w:rsid w:val="59E0C7BE"/>
    <w:rsid w:val="5A22A7A8"/>
    <w:rsid w:val="5A2ED3AC"/>
    <w:rsid w:val="5A8122D1"/>
    <w:rsid w:val="5A8B73CF"/>
    <w:rsid w:val="5AAB44DF"/>
    <w:rsid w:val="5ACE1F52"/>
    <w:rsid w:val="5B5CA5AA"/>
    <w:rsid w:val="5B9E6C7E"/>
    <w:rsid w:val="5BC93A62"/>
    <w:rsid w:val="5C25C8FB"/>
    <w:rsid w:val="5C2EE287"/>
    <w:rsid w:val="5C31AB8A"/>
    <w:rsid w:val="5C373376"/>
    <w:rsid w:val="5C445DA2"/>
    <w:rsid w:val="5C46876B"/>
    <w:rsid w:val="5C793556"/>
    <w:rsid w:val="5CFCC3B3"/>
    <w:rsid w:val="5D5C2894"/>
    <w:rsid w:val="5DB12F8B"/>
    <w:rsid w:val="5E422ACF"/>
    <w:rsid w:val="5F820796"/>
    <w:rsid w:val="5FAA9254"/>
    <w:rsid w:val="5FF4BE69"/>
    <w:rsid w:val="601137EE"/>
    <w:rsid w:val="6050E3B4"/>
    <w:rsid w:val="60580559"/>
    <w:rsid w:val="609A2D4C"/>
    <w:rsid w:val="611DD7F7"/>
    <w:rsid w:val="616F0BF7"/>
    <w:rsid w:val="61F57581"/>
    <w:rsid w:val="62063F87"/>
    <w:rsid w:val="6216715A"/>
    <w:rsid w:val="62B9A858"/>
    <w:rsid w:val="62C7C3A2"/>
    <w:rsid w:val="62E23316"/>
    <w:rsid w:val="62F59760"/>
    <w:rsid w:val="633FAD0F"/>
    <w:rsid w:val="63CB6A18"/>
    <w:rsid w:val="63F5E2D9"/>
    <w:rsid w:val="64664EE9"/>
    <w:rsid w:val="6484473B"/>
    <w:rsid w:val="64F82A6E"/>
    <w:rsid w:val="650387F0"/>
    <w:rsid w:val="654E121C"/>
    <w:rsid w:val="6553FF77"/>
    <w:rsid w:val="6558FE51"/>
    <w:rsid w:val="65C99FBE"/>
    <w:rsid w:val="65FE072B"/>
    <w:rsid w:val="66A9A695"/>
    <w:rsid w:val="66E99079"/>
    <w:rsid w:val="6796CC6E"/>
    <w:rsid w:val="67B5A439"/>
    <w:rsid w:val="67C8015A"/>
    <w:rsid w:val="68465515"/>
    <w:rsid w:val="68A9672C"/>
    <w:rsid w:val="68B43CC8"/>
    <w:rsid w:val="69D226CC"/>
    <w:rsid w:val="69DEE699"/>
    <w:rsid w:val="69F7C5FA"/>
    <w:rsid w:val="6B58FEAE"/>
    <w:rsid w:val="6BC7C007"/>
    <w:rsid w:val="6C331CE2"/>
    <w:rsid w:val="6C42AB45"/>
    <w:rsid w:val="6C4382D8"/>
    <w:rsid w:val="6D16875B"/>
    <w:rsid w:val="6D5026DD"/>
    <w:rsid w:val="6DCF1C2F"/>
    <w:rsid w:val="6DE008AE"/>
    <w:rsid w:val="6DE740BF"/>
    <w:rsid w:val="6E021C7B"/>
    <w:rsid w:val="6EE9B72A"/>
    <w:rsid w:val="6F7B239A"/>
    <w:rsid w:val="6FF087F3"/>
    <w:rsid w:val="6FF82360"/>
    <w:rsid w:val="7047EAD4"/>
    <w:rsid w:val="7052C358"/>
    <w:rsid w:val="705615DF"/>
    <w:rsid w:val="7085D7FC"/>
    <w:rsid w:val="708C73BD"/>
    <w:rsid w:val="71076D7E"/>
    <w:rsid w:val="711EE181"/>
    <w:rsid w:val="71647405"/>
    <w:rsid w:val="7212D2D5"/>
    <w:rsid w:val="721386D1"/>
    <w:rsid w:val="72FA2E5B"/>
    <w:rsid w:val="731A8856"/>
    <w:rsid w:val="73659707"/>
    <w:rsid w:val="73C26CF0"/>
    <w:rsid w:val="73E3633A"/>
    <w:rsid w:val="74220860"/>
    <w:rsid w:val="745E8F91"/>
    <w:rsid w:val="74820442"/>
    <w:rsid w:val="74873E66"/>
    <w:rsid w:val="74BC2878"/>
    <w:rsid w:val="74C90872"/>
    <w:rsid w:val="74DDE96E"/>
    <w:rsid w:val="751381DD"/>
    <w:rsid w:val="763BB675"/>
    <w:rsid w:val="76467720"/>
    <w:rsid w:val="76BD20A5"/>
    <w:rsid w:val="76D1A457"/>
    <w:rsid w:val="76E2EBE6"/>
    <w:rsid w:val="78057A91"/>
    <w:rsid w:val="78AD9835"/>
    <w:rsid w:val="78E4AD89"/>
    <w:rsid w:val="792731A0"/>
    <w:rsid w:val="792757F1"/>
    <w:rsid w:val="7A794F8C"/>
    <w:rsid w:val="7AE3BFE6"/>
    <w:rsid w:val="7AF06369"/>
    <w:rsid w:val="7B0B564B"/>
    <w:rsid w:val="7B2EDEAD"/>
    <w:rsid w:val="7B31A936"/>
    <w:rsid w:val="7B390136"/>
    <w:rsid w:val="7BB6E3F2"/>
    <w:rsid w:val="7C537BED"/>
    <w:rsid w:val="7C69A176"/>
    <w:rsid w:val="7D68F2FF"/>
    <w:rsid w:val="7DE7DED3"/>
    <w:rsid w:val="7E1A036F"/>
    <w:rsid w:val="7E238CA2"/>
    <w:rsid w:val="7E4C91BA"/>
    <w:rsid w:val="7F0C0338"/>
    <w:rsid w:val="7F7808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0F5F2"/>
  <w15:chartTrackingRefBased/>
  <w15:docId w15:val="{B27AF6B7-7258-4250-821F-1A24E87E1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384"/>
    <w:pPr>
      <w:jc w:val="both"/>
    </w:pPr>
    <w:rPr>
      <w:lang w:val="en-US"/>
    </w:rPr>
  </w:style>
  <w:style w:type="paragraph" w:styleId="Ttulo1">
    <w:name w:val="heading 1"/>
    <w:basedOn w:val="Normal"/>
    <w:next w:val="Normal"/>
    <w:link w:val="Ttulo1Car"/>
    <w:uiPriority w:val="9"/>
    <w:qFormat/>
    <w:rsid w:val="009E69DD"/>
    <w:pPr>
      <w:keepNext/>
      <w:keepLines/>
      <w:shd w:val="clear" w:color="auto" w:fill="FFF2CC" w:themeFill="accent4" w:themeFillTint="33"/>
      <w:spacing w:before="120" w:after="120"/>
      <w:outlineLvl w:val="0"/>
    </w:pPr>
    <w:rPr>
      <w:rFonts w:eastAsiaTheme="majorEastAsia" w:cstheme="majorBidi"/>
      <w:b/>
      <w:szCs w:val="32"/>
    </w:rPr>
  </w:style>
  <w:style w:type="paragraph" w:styleId="Ttulo20">
    <w:name w:val="heading 2"/>
    <w:basedOn w:val="Normal"/>
    <w:next w:val="Normal"/>
    <w:link w:val="Ttulo2Car"/>
    <w:uiPriority w:val="9"/>
    <w:unhideWhenUsed/>
    <w:qFormat/>
    <w:rsid w:val="009E69DD"/>
    <w:pPr>
      <w:keepNext/>
      <w:keepLines/>
      <w:spacing w:before="120" w:after="120"/>
      <w:outlineLvl w:val="1"/>
    </w:pPr>
    <w:rPr>
      <w:rFonts w:eastAsiaTheme="majorEastAsia" w:cstheme="majorBidi"/>
      <w:szCs w:val="26"/>
    </w:rPr>
  </w:style>
  <w:style w:type="paragraph" w:styleId="Ttulo30">
    <w:name w:val="heading 3"/>
    <w:basedOn w:val="Normal"/>
    <w:next w:val="Normal"/>
    <w:link w:val="Ttulo3Car"/>
    <w:uiPriority w:val="9"/>
    <w:semiHidden/>
    <w:unhideWhenUsed/>
    <w:qFormat/>
    <w:rsid w:val="003A44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E69DD"/>
    <w:pPr>
      <w:ind w:left="720"/>
      <w:contextualSpacing/>
    </w:pPr>
  </w:style>
  <w:style w:type="character" w:customStyle="1" w:styleId="Ttulo1Car">
    <w:name w:val="Título 1 Car"/>
    <w:basedOn w:val="Fuentedeprrafopredeter"/>
    <w:link w:val="Ttulo1"/>
    <w:uiPriority w:val="9"/>
    <w:rsid w:val="009E69DD"/>
    <w:rPr>
      <w:rFonts w:ascii="Arial" w:eastAsiaTheme="majorEastAsia" w:hAnsi="Arial" w:cstheme="majorBidi"/>
      <w:b/>
      <w:szCs w:val="32"/>
      <w:shd w:val="clear" w:color="auto" w:fill="FFF2CC" w:themeFill="accent4" w:themeFillTint="33"/>
    </w:rPr>
  </w:style>
  <w:style w:type="character" w:customStyle="1" w:styleId="Ttulo2Car">
    <w:name w:val="Título 2 Car"/>
    <w:basedOn w:val="Fuentedeprrafopredeter"/>
    <w:link w:val="Ttulo20"/>
    <w:uiPriority w:val="9"/>
    <w:rsid w:val="009E69DD"/>
    <w:rPr>
      <w:rFonts w:ascii="Arial" w:eastAsiaTheme="majorEastAsia" w:hAnsi="Arial" w:cstheme="majorBidi"/>
      <w:sz w:val="20"/>
      <w:szCs w:val="26"/>
    </w:rPr>
  </w:style>
  <w:style w:type="character" w:customStyle="1" w:styleId="normaltextrun">
    <w:name w:val="normaltextrun"/>
    <w:basedOn w:val="Fuentedeprrafopredeter"/>
    <w:rsid w:val="009E69DD"/>
  </w:style>
  <w:style w:type="character" w:customStyle="1" w:styleId="eop">
    <w:name w:val="eop"/>
    <w:basedOn w:val="Fuentedeprrafopredeter"/>
    <w:rsid w:val="009E69DD"/>
  </w:style>
  <w:style w:type="paragraph" w:customStyle="1" w:styleId="paragraph">
    <w:name w:val="paragraph"/>
    <w:basedOn w:val="Normal"/>
    <w:rsid w:val="009E69DD"/>
    <w:pPr>
      <w:spacing w:before="100" w:beforeAutospacing="1" w:after="100" w:afterAutospacing="1"/>
    </w:pPr>
    <w:rPr>
      <w:rFonts w:ascii="Times New Roman" w:hAnsi="Times New Roman" w:cs="Times New Roman"/>
      <w:sz w:val="24"/>
      <w:szCs w:val="24"/>
    </w:rPr>
  </w:style>
  <w:style w:type="character" w:customStyle="1" w:styleId="spellingerrorsuperscript">
    <w:name w:val="spellingerrorsuperscript"/>
    <w:basedOn w:val="Fuentedeprrafopredeter"/>
    <w:rsid w:val="009E69DD"/>
  </w:style>
  <w:style w:type="character" w:customStyle="1" w:styleId="tabchar">
    <w:name w:val="tabchar"/>
    <w:basedOn w:val="Fuentedeprrafopredeter"/>
    <w:rsid w:val="007D43F3"/>
  </w:style>
  <w:style w:type="paragraph" w:customStyle="1" w:styleId="Ttulo2">
    <w:name w:val="Título2"/>
    <w:basedOn w:val="Ttulo20"/>
    <w:link w:val="Ttulo2Car0"/>
    <w:autoRedefine/>
    <w:qFormat/>
    <w:rsid w:val="009744DA"/>
    <w:pPr>
      <w:numPr>
        <w:ilvl w:val="1"/>
        <w:numId w:val="3"/>
      </w:numPr>
      <w:spacing w:before="0" w:after="0"/>
      <w:ind w:left="567" w:hanging="567"/>
    </w:pPr>
    <w:rPr>
      <w:rFonts w:cs="Arial"/>
      <w:b/>
    </w:rPr>
  </w:style>
  <w:style w:type="paragraph" w:customStyle="1" w:styleId="Ttulo3">
    <w:name w:val="Título3"/>
    <w:basedOn w:val="Ttulo2"/>
    <w:link w:val="Ttulo3Car0"/>
    <w:qFormat/>
    <w:rsid w:val="0084361B"/>
    <w:pPr>
      <w:numPr>
        <w:ilvl w:val="2"/>
      </w:numPr>
      <w:ind w:left="567" w:hanging="567"/>
    </w:pPr>
    <w:rPr>
      <w:b w:val="0"/>
      <w:iCs/>
      <w:color w:val="000000"/>
      <w:szCs w:val="20"/>
      <w:bdr w:val="none" w:sz="0" w:space="0" w:color="auto" w:frame="1"/>
    </w:rPr>
  </w:style>
  <w:style w:type="character" w:customStyle="1" w:styleId="Ttulo2Car0">
    <w:name w:val="Título2 Car"/>
    <w:basedOn w:val="Ttulo2Car"/>
    <w:link w:val="Ttulo2"/>
    <w:rsid w:val="009744DA"/>
    <w:rPr>
      <w:rFonts w:ascii="Arial" w:eastAsiaTheme="majorEastAsia" w:hAnsi="Arial" w:cs="Arial"/>
      <w:b/>
      <w:sz w:val="20"/>
      <w:szCs w:val="26"/>
      <w:lang w:val="en-US" w:eastAsia="es-ES"/>
    </w:rPr>
  </w:style>
  <w:style w:type="paragraph" w:styleId="Textodeglobo">
    <w:name w:val="Balloon Text"/>
    <w:basedOn w:val="Normal"/>
    <w:link w:val="TextodegloboCar"/>
    <w:uiPriority w:val="99"/>
    <w:semiHidden/>
    <w:unhideWhenUsed/>
    <w:rsid w:val="00AF53A4"/>
    <w:rPr>
      <w:rFonts w:ascii="Segoe UI" w:hAnsi="Segoe UI" w:cs="Segoe UI"/>
      <w:sz w:val="18"/>
      <w:szCs w:val="18"/>
    </w:rPr>
  </w:style>
  <w:style w:type="character" w:customStyle="1" w:styleId="Ttulo3Car0">
    <w:name w:val="Título3 Car"/>
    <w:basedOn w:val="Ttulo2Car0"/>
    <w:link w:val="Ttulo3"/>
    <w:rsid w:val="0084361B"/>
    <w:rPr>
      <w:rFonts w:ascii="Arial" w:eastAsiaTheme="majorEastAsia" w:hAnsi="Arial" w:cs="Arial"/>
      <w:b w:val="0"/>
      <w:iCs/>
      <w:color w:val="000000"/>
      <w:sz w:val="20"/>
      <w:szCs w:val="20"/>
      <w:bdr w:val="none" w:sz="0" w:space="0" w:color="auto" w:frame="1"/>
      <w:lang w:val="en-US" w:eastAsia="es-ES"/>
    </w:rPr>
  </w:style>
  <w:style w:type="character" w:customStyle="1" w:styleId="TextodegloboCar">
    <w:name w:val="Texto de globo Car"/>
    <w:basedOn w:val="Fuentedeprrafopredeter"/>
    <w:link w:val="Textodeglobo"/>
    <w:uiPriority w:val="99"/>
    <w:semiHidden/>
    <w:rsid w:val="00AF53A4"/>
    <w:rPr>
      <w:rFonts w:ascii="Segoe UI" w:hAnsi="Segoe UI" w:cs="Segoe UI"/>
      <w:sz w:val="18"/>
      <w:szCs w:val="18"/>
    </w:rPr>
  </w:style>
  <w:style w:type="paragraph" w:styleId="Sinespaciado">
    <w:name w:val="No Spacing"/>
    <w:uiPriority w:val="1"/>
    <w:qFormat/>
    <w:rsid w:val="00AF53A4"/>
    <w:pPr>
      <w:spacing w:after="0" w:line="240" w:lineRule="auto"/>
      <w:jc w:val="both"/>
    </w:pPr>
    <w:rPr>
      <w:rFonts w:ascii="Arial" w:hAnsi="Arial"/>
      <w:sz w:val="20"/>
    </w:rPr>
  </w:style>
  <w:style w:type="paragraph" w:customStyle="1" w:styleId="Normal2">
    <w:name w:val="Normal2"/>
    <w:basedOn w:val="Prrafodelista"/>
    <w:link w:val="Normal2Car"/>
    <w:qFormat/>
    <w:rsid w:val="00AF53A4"/>
    <w:pPr>
      <w:ind w:left="567"/>
    </w:pPr>
  </w:style>
  <w:style w:type="paragraph" w:styleId="Encabezado">
    <w:name w:val="header"/>
    <w:basedOn w:val="Normal"/>
    <w:link w:val="EncabezadoCar"/>
    <w:uiPriority w:val="99"/>
    <w:unhideWhenUsed/>
    <w:rsid w:val="00983F39"/>
    <w:pPr>
      <w:tabs>
        <w:tab w:val="center" w:pos="4252"/>
        <w:tab w:val="right" w:pos="8504"/>
      </w:tabs>
    </w:pPr>
  </w:style>
  <w:style w:type="character" w:customStyle="1" w:styleId="PrrafodelistaCar">
    <w:name w:val="Párrafo de lista Car"/>
    <w:basedOn w:val="Fuentedeprrafopredeter"/>
    <w:link w:val="Prrafodelista"/>
    <w:uiPriority w:val="34"/>
    <w:rsid w:val="00AF53A4"/>
    <w:rPr>
      <w:rFonts w:ascii="Arial" w:hAnsi="Arial"/>
      <w:sz w:val="20"/>
    </w:rPr>
  </w:style>
  <w:style w:type="character" w:customStyle="1" w:styleId="Normal2Car">
    <w:name w:val="Normal2 Car"/>
    <w:basedOn w:val="PrrafodelistaCar"/>
    <w:link w:val="Normal2"/>
    <w:rsid w:val="00AF53A4"/>
    <w:rPr>
      <w:rFonts w:ascii="Arial" w:hAnsi="Arial" w:cs="Arial"/>
      <w:sz w:val="20"/>
      <w:lang w:val="en-US"/>
    </w:rPr>
  </w:style>
  <w:style w:type="character" w:customStyle="1" w:styleId="EncabezadoCar">
    <w:name w:val="Encabezado Car"/>
    <w:basedOn w:val="Fuentedeprrafopredeter"/>
    <w:link w:val="Encabezado"/>
    <w:uiPriority w:val="99"/>
    <w:rsid w:val="00983F39"/>
    <w:rPr>
      <w:rFonts w:ascii="Arial" w:hAnsi="Arial"/>
      <w:sz w:val="20"/>
    </w:rPr>
  </w:style>
  <w:style w:type="paragraph" w:styleId="Piedepgina">
    <w:name w:val="footer"/>
    <w:basedOn w:val="Normal"/>
    <w:link w:val="PiedepginaCar"/>
    <w:uiPriority w:val="99"/>
    <w:unhideWhenUsed/>
    <w:rsid w:val="00983F39"/>
    <w:pPr>
      <w:tabs>
        <w:tab w:val="center" w:pos="4252"/>
        <w:tab w:val="right" w:pos="8504"/>
      </w:tabs>
    </w:pPr>
  </w:style>
  <w:style w:type="character" w:customStyle="1" w:styleId="PiedepginaCar">
    <w:name w:val="Pie de página Car"/>
    <w:basedOn w:val="Fuentedeprrafopredeter"/>
    <w:link w:val="Piedepgina"/>
    <w:uiPriority w:val="99"/>
    <w:rsid w:val="00983F39"/>
    <w:rPr>
      <w:rFonts w:ascii="Arial" w:hAnsi="Arial"/>
      <w:sz w:val="20"/>
    </w:rPr>
  </w:style>
  <w:style w:type="character" w:styleId="Refdecomentario">
    <w:name w:val="annotation reference"/>
    <w:basedOn w:val="Fuentedeprrafopredeter"/>
    <w:uiPriority w:val="99"/>
    <w:semiHidden/>
    <w:unhideWhenUsed/>
    <w:rsid w:val="00B0490E"/>
    <w:rPr>
      <w:sz w:val="16"/>
      <w:szCs w:val="16"/>
    </w:rPr>
  </w:style>
  <w:style w:type="paragraph" w:styleId="Textocomentario">
    <w:name w:val="annotation text"/>
    <w:basedOn w:val="Normal"/>
    <w:link w:val="TextocomentarioCar"/>
    <w:uiPriority w:val="99"/>
    <w:semiHidden/>
    <w:unhideWhenUsed/>
    <w:rsid w:val="00B0490E"/>
  </w:style>
  <w:style w:type="character" w:customStyle="1" w:styleId="TextocomentarioCar">
    <w:name w:val="Texto comentario Car"/>
    <w:basedOn w:val="Fuentedeprrafopredeter"/>
    <w:link w:val="Textocomentario"/>
    <w:uiPriority w:val="99"/>
    <w:semiHidden/>
    <w:rsid w:val="00B0490E"/>
    <w:rPr>
      <w:rFonts w:ascii="Arial" w:eastAsia="Times New Roman" w:hAnsi="Arial" w:cs="Arial"/>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B0490E"/>
    <w:rPr>
      <w:b/>
      <w:bCs/>
    </w:rPr>
  </w:style>
  <w:style w:type="character" w:customStyle="1" w:styleId="AsuntodelcomentarioCar">
    <w:name w:val="Asunto del comentario Car"/>
    <w:basedOn w:val="TextocomentarioCar"/>
    <w:link w:val="Asuntodelcomentario"/>
    <w:uiPriority w:val="99"/>
    <w:semiHidden/>
    <w:rsid w:val="00B0490E"/>
    <w:rPr>
      <w:rFonts w:ascii="Arial" w:eastAsia="Times New Roman" w:hAnsi="Arial" w:cs="Arial"/>
      <w:b/>
      <w:bCs/>
      <w:sz w:val="20"/>
      <w:szCs w:val="20"/>
      <w:lang w:val="en-US" w:eastAsia="es-ES"/>
    </w:rPr>
  </w:style>
  <w:style w:type="paragraph" w:styleId="Revisin">
    <w:name w:val="Revision"/>
    <w:hidden/>
    <w:uiPriority w:val="99"/>
    <w:semiHidden/>
    <w:rsid w:val="00036CD9"/>
    <w:pPr>
      <w:spacing w:after="0" w:line="240" w:lineRule="auto"/>
    </w:pPr>
    <w:rPr>
      <w:rFonts w:ascii="Arial" w:eastAsia="Times New Roman" w:hAnsi="Arial" w:cs="Arial"/>
      <w:sz w:val="20"/>
      <w:szCs w:val="20"/>
      <w:lang w:val="en-US" w:eastAsia="es-ES"/>
    </w:rPr>
  </w:style>
  <w:style w:type="character" w:styleId="Hipervnculo">
    <w:name w:val="Hyperlink"/>
    <w:basedOn w:val="Fuentedeprrafopredeter"/>
    <w:uiPriority w:val="99"/>
    <w:unhideWhenUsed/>
    <w:rsid w:val="00875B3C"/>
    <w:rPr>
      <w:color w:val="0563C1" w:themeColor="hyperlink"/>
      <w:u w:val="single"/>
    </w:rPr>
  </w:style>
  <w:style w:type="character" w:customStyle="1" w:styleId="Mencinsinresolver1">
    <w:name w:val="Mención sin resolver1"/>
    <w:basedOn w:val="Fuentedeprrafopredeter"/>
    <w:uiPriority w:val="99"/>
    <w:semiHidden/>
    <w:unhideWhenUsed/>
    <w:rsid w:val="00875B3C"/>
    <w:rPr>
      <w:color w:val="605E5C"/>
      <w:shd w:val="clear" w:color="auto" w:fill="E1DFDD"/>
    </w:rPr>
  </w:style>
  <w:style w:type="character" w:customStyle="1" w:styleId="csl-right-inline">
    <w:name w:val="csl-right-inline"/>
    <w:basedOn w:val="Fuentedeprrafopredeter"/>
    <w:rsid w:val="00E77DCA"/>
  </w:style>
  <w:style w:type="character" w:customStyle="1" w:styleId="Ttulo3Car">
    <w:name w:val="Título 3 Car"/>
    <w:basedOn w:val="Fuentedeprrafopredeter"/>
    <w:link w:val="Ttulo30"/>
    <w:uiPriority w:val="9"/>
    <w:semiHidden/>
    <w:rsid w:val="003A441E"/>
    <w:rPr>
      <w:rFonts w:asciiTheme="majorHAnsi" w:eastAsiaTheme="majorEastAsia" w:hAnsiTheme="majorHAnsi" w:cstheme="majorBidi"/>
      <w:color w:val="1F4D78" w:themeColor="accent1" w:themeShade="7F"/>
      <w:sz w:val="24"/>
      <w:szCs w:val="24"/>
      <w:lang w:val="en-US"/>
    </w:rPr>
  </w:style>
  <w:style w:type="paragraph" w:styleId="Subttulo">
    <w:name w:val="Subtitle"/>
    <w:basedOn w:val="Normal"/>
    <w:next w:val="Normal"/>
    <w:link w:val="SubttuloCar"/>
    <w:uiPriority w:val="11"/>
    <w:qFormat/>
    <w:rsid w:val="00DD34C6"/>
    <w:pPr>
      <w:numPr>
        <w:ilvl w:val="1"/>
      </w:numPr>
      <w:jc w:val="left"/>
    </w:pPr>
    <w:rPr>
      <w:rFonts w:eastAsiaTheme="minorEastAsia"/>
      <w:color w:val="5A5A5A" w:themeColor="text1" w:themeTint="A5"/>
      <w:spacing w:val="15"/>
      <w:lang w:val="es-ES"/>
    </w:rPr>
  </w:style>
  <w:style w:type="character" w:customStyle="1" w:styleId="SubttuloCar">
    <w:name w:val="Subtítulo Car"/>
    <w:basedOn w:val="Fuentedeprrafopredeter"/>
    <w:link w:val="Subttulo"/>
    <w:uiPriority w:val="11"/>
    <w:rsid w:val="00DD34C6"/>
    <w:rPr>
      <w:rFonts w:eastAsiaTheme="minorEastAsia"/>
      <w:color w:val="5A5A5A" w:themeColor="text1" w:themeTint="A5"/>
      <w:spacing w:val="15"/>
    </w:rPr>
  </w:style>
  <w:style w:type="table" w:styleId="Tablanormal2">
    <w:name w:val="Plain Table 2"/>
    <w:basedOn w:val="Tablanormal"/>
    <w:uiPriority w:val="42"/>
    <w:rsid w:val="00DD34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semiHidden/>
    <w:unhideWhenUsed/>
    <w:rsid w:val="00653377"/>
    <w:pPr>
      <w:suppressAutoHyphens/>
      <w:spacing w:after="140" w:line="276" w:lineRule="auto"/>
      <w:jc w:val="left"/>
    </w:pPr>
    <w:rPr>
      <w:rFonts w:ascii="Liberation Serif" w:eastAsia="Songti SC" w:hAnsi="Liberation Serif" w:cs="Arial Unicode MS"/>
      <w:kern w:val="2"/>
      <w:sz w:val="24"/>
      <w:szCs w:val="24"/>
      <w:lang w:eastAsia="zh-CN" w:bidi="hi-IN"/>
    </w:rPr>
  </w:style>
  <w:style w:type="character" w:customStyle="1" w:styleId="TextoindependienteCar">
    <w:name w:val="Texto independiente Car"/>
    <w:basedOn w:val="Fuentedeprrafopredeter"/>
    <w:link w:val="Textoindependiente"/>
    <w:semiHidden/>
    <w:rsid w:val="00653377"/>
    <w:rPr>
      <w:rFonts w:ascii="Liberation Serif" w:eastAsia="Songti SC" w:hAnsi="Liberation Serif" w:cs="Arial Unicode MS"/>
      <w:kern w:val="2"/>
      <w:sz w:val="24"/>
      <w:szCs w:val="24"/>
      <w:lang w:val="en-US" w:eastAsia="zh-CN" w:bidi="hi-IN"/>
    </w:rPr>
  </w:style>
  <w:style w:type="character" w:styleId="Nmerodelnea">
    <w:name w:val="line number"/>
    <w:basedOn w:val="Fuentedeprrafopredeter"/>
    <w:uiPriority w:val="99"/>
    <w:semiHidden/>
    <w:unhideWhenUsed/>
    <w:rsid w:val="000477F8"/>
  </w:style>
  <w:style w:type="paragraph" w:styleId="NormalWeb">
    <w:name w:val="Normal (Web)"/>
    <w:basedOn w:val="Normal"/>
    <w:uiPriority w:val="99"/>
    <w:semiHidden/>
    <w:unhideWhenUsed/>
    <w:rsid w:val="001556EF"/>
    <w:pPr>
      <w:spacing w:before="100" w:beforeAutospacing="1" w:after="100" w:afterAutospacing="1" w:line="240" w:lineRule="auto"/>
      <w:jc w:val="left"/>
    </w:pPr>
    <w:rPr>
      <w:rFonts w:ascii="Times New Roman" w:eastAsiaTheme="minorEastAsia"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3155">
      <w:bodyDiv w:val="1"/>
      <w:marLeft w:val="0"/>
      <w:marRight w:val="0"/>
      <w:marTop w:val="0"/>
      <w:marBottom w:val="0"/>
      <w:divBdr>
        <w:top w:val="none" w:sz="0" w:space="0" w:color="auto"/>
        <w:left w:val="none" w:sz="0" w:space="0" w:color="auto"/>
        <w:bottom w:val="none" w:sz="0" w:space="0" w:color="auto"/>
        <w:right w:val="none" w:sz="0" w:space="0" w:color="auto"/>
      </w:divBdr>
    </w:div>
    <w:div w:id="33041726">
      <w:bodyDiv w:val="1"/>
      <w:marLeft w:val="0"/>
      <w:marRight w:val="0"/>
      <w:marTop w:val="0"/>
      <w:marBottom w:val="0"/>
      <w:divBdr>
        <w:top w:val="none" w:sz="0" w:space="0" w:color="auto"/>
        <w:left w:val="none" w:sz="0" w:space="0" w:color="auto"/>
        <w:bottom w:val="none" w:sz="0" w:space="0" w:color="auto"/>
        <w:right w:val="none" w:sz="0" w:space="0" w:color="auto"/>
      </w:divBdr>
      <w:divsChild>
        <w:div w:id="1693997236">
          <w:marLeft w:val="0"/>
          <w:marRight w:val="0"/>
          <w:marTop w:val="0"/>
          <w:marBottom w:val="0"/>
          <w:divBdr>
            <w:top w:val="none" w:sz="0" w:space="0" w:color="auto"/>
            <w:left w:val="none" w:sz="0" w:space="0" w:color="auto"/>
            <w:bottom w:val="none" w:sz="0" w:space="0" w:color="auto"/>
            <w:right w:val="none" w:sz="0" w:space="0" w:color="auto"/>
          </w:divBdr>
          <w:divsChild>
            <w:div w:id="1076319851">
              <w:marLeft w:val="0"/>
              <w:marRight w:val="0"/>
              <w:marTop w:val="0"/>
              <w:marBottom w:val="0"/>
              <w:divBdr>
                <w:top w:val="none" w:sz="0" w:space="0" w:color="auto"/>
                <w:left w:val="none" w:sz="0" w:space="0" w:color="auto"/>
                <w:bottom w:val="none" w:sz="0" w:space="0" w:color="auto"/>
                <w:right w:val="none" w:sz="0" w:space="0" w:color="auto"/>
              </w:divBdr>
              <w:divsChild>
                <w:div w:id="20118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783">
      <w:bodyDiv w:val="1"/>
      <w:marLeft w:val="0"/>
      <w:marRight w:val="0"/>
      <w:marTop w:val="0"/>
      <w:marBottom w:val="0"/>
      <w:divBdr>
        <w:top w:val="none" w:sz="0" w:space="0" w:color="auto"/>
        <w:left w:val="none" w:sz="0" w:space="0" w:color="auto"/>
        <w:bottom w:val="none" w:sz="0" w:space="0" w:color="auto"/>
        <w:right w:val="none" w:sz="0" w:space="0" w:color="auto"/>
      </w:divBdr>
    </w:div>
    <w:div w:id="74672033">
      <w:bodyDiv w:val="1"/>
      <w:marLeft w:val="0"/>
      <w:marRight w:val="0"/>
      <w:marTop w:val="0"/>
      <w:marBottom w:val="0"/>
      <w:divBdr>
        <w:top w:val="none" w:sz="0" w:space="0" w:color="auto"/>
        <w:left w:val="none" w:sz="0" w:space="0" w:color="auto"/>
        <w:bottom w:val="none" w:sz="0" w:space="0" w:color="auto"/>
        <w:right w:val="none" w:sz="0" w:space="0" w:color="auto"/>
      </w:divBdr>
    </w:div>
    <w:div w:id="146097120">
      <w:bodyDiv w:val="1"/>
      <w:marLeft w:val="0"/>
      <w:marRight w:val="0"/>
      <w:marTop w:val="0"/>
      <w:marBottom w:val="0"/>
      <w:divBdr>
        <w:top w:val="none" w:sz="0" w:space="0" w:color="auto"/>
        <w:left w:val="none" w:sz="0" w:space="0" w:color="auto"/>
        <w:bottom w:val="none" w:sz="0" w:space="0" w:color="auto"/>
        <w:right w:val="none" w:sz="0" w:space="0" w:color="auto"/>
      </w:divBdr>
    </w:div>
    <w:div w:id="239145215">
      <w:bodyDiv w:val="1"/>
      <w:marLeft w:val="0"/>
      <w:marRight w:val="0"/>
      <w:marTop w:val="0"/>
      <w:marBottom w:val="0"/>
      <w:divBdr>
        <w:top w:val="none" w:sz="0" w:space="0" w:color="auto"/>
        <w:left w:val="none" w:sz="0" w:space="0" w:color="auto"/>
        <w:bottom w:val="none" w:sz="0" w:space="0" w:color="auto"/>
        <w:right w:val="none" w:sz="0" w:space="0" w:color="auto"/>
      </w:divBdr>
      <w:divsChild>
        <w:div w:id="413672442">
          <w:marLeft w:val="0"/>
          <w:marRight w:val="0"/>
          <w:marTop w:val="0"/>
          <w:marBottom w:val="0"/>
          <w:divBdr>
            <w:top w:val="none" w:sz="0" w:space="0" w:color="auto"/>
            <w:left w:val="none" w:sz="0" w:space="0" w:color="auto"/>
            <w:bottom w:val="none" w:sz="0" w:space="0" w:color="auto"/>
            <w:right w:val="none" w:sz="0" w:space="0" w:color="auto"/>
          </w:divBdr>
        </w:div>
        <w:div w:id="833111348">
          <w:marLeft w:val="0"/>
          <w:marRight w:val="0"/>
          <w:marTop w:val="0"/>
          <w:marBottom w:val="0"/>
          <w:divBdr>
            <w:top w:val="none" w:sz="0" w:space="0" w:color="auto"/>
            <w:left w:val="none" w:sz="0" w:space="0" w:color="auto"/>
            <w:bottom w:val="none" w:sz="0" w:space="0" w:color="auto"/>
            <w:right w:val="none" w:sz="0" w:space="0" w:color="auto"/>
          </w:divBdr>
        </w:div>
        <w:div w:id="938609900">
          <w:marLeft w:val="0"/>
          <w:marRight w:val="0"/>
          <w:marTop w:val="0"/>
          <w:marBottom w:val="0"/>
          <w:divBdr>
            <w:top w:val="none" w:sz="0" w:space="0" w:color="auto"/>
            <w:left w:val="none" w:sz="0" w:space="0" w:color="auto"/>
            <w:bottom w:val="none" w:sz="0" w:space="0" w:color="auto"/>
            <w:right w:val="none" w:sz="0" w:space="0" w:color="auto"/>
          </w:divBdr>
        </w:div>
        <w:div w:id="977107553">
          <w:marLeft w:val="0"/>
          <w:marRight w:val="0"/>
          <w:marTop w:val="0"/>
          <w:marBottom w:val="0"/>
          <w:divBdr>
            <w:top w:val="none" w:sz="0" w:space="0" w:color="auto"/>
            <w:left w:val="none" w:sz="0" w:space="0" w:color="auto"/>
            <w:bottom w:val="none" w:sz="0" w:space="0" w:color="auto"/>
            <w:right w:val="none" w:sz="0" w:space="0" w:color="auto"/>
          </w:divBdr>
        </w:div>
        <w:div w:id="1396976527">
          <w:marLeft w:val="0"/>
          <w:marRight w:val="0"/>
          <w:marTop w:val="0"/>
          <w:marBottom w:val="0"/>
          <w:divBdr>
            <w:top w:val="none" w:sz="0" w:space="0" w:color="auto"/>
            <w:left w:val="none" w:sz="0" w:space="0" w:color="auto"/>
            <w:bottom w:val="none" w:sz="0" w:space="0" w:color="auto"/>
            <w:right w:val="none" w:sz="0" w:space="0" w:color="auto"/>
          </w:divBdr>
        </w:div>
        <w:div w:id="1939097729">
          <w:marLeft w:val="0"/>
          <w:marRight w:val="0"/>
          <w:marTop w:val="0"/>
          <w:marBottom w:val="0"/>
          <w:divBdr>
            <w:top w:val="none" w:sz="0" w:space="0" w:color="auto"/>
            <w:left w:val="none" w:sz="0" w:space="0" w:color="auto"/>
            <w:bottom w:val="none" w:sz="0" w:space="0" w:color="auto"/>
            <w:right w:val="none" w:sz="0" w:space="0" w:color="auto"/>
          </w:divBdr>
        </w:div>
      </w:divsChild>
    </w:div>
    <w:div w:id="319388724">
      <w:bodyDiv w:val="1"/>
      <w:marLeft w:val="0"/>
      <w:marRight w:val="0"/>
      <w:marTop w:val="0"/>
      <w:marBottom w:val="0"/>
      <w:divBdr>
        <w:top w:val="none" w:sz="0" w:space="0" w:color="auto"/>
        <w:left w:val="none" w:sz="0" w:space="0" w:color="auto"/>
        <w:bottom w:val="none" w:sz="0" w:space="0" w:color="auto"/>
        <w:right w:val="none" w:sz="0" w:space="0" w:color="auto"/>
      </w:divBdr>
      <w:divsChild>
        <w:div w:id="333188873">
          <w:marLeft w:val="0"/>
          <w:marRight w:val="0"/>
          <w:marTop w:val="0"/>
          <w:marBottom w:val="0"/>
          <w:divBdr>
            <w:top w:val="none" w:sz="0" w:space="0" w:color="auto"/>
            <w:left w:val="none" w:sz="0" w:space="0" w:color="auto"/>
            <w:bottom w:val="none" w:sz="0" w:space="0" w:color="auto"/>
            <w:right w:val="none" w:sz="0" w:space="0" w:color="auto"/>
          </w:divBdr>
        </w:div>
        <w:div w:id="409471172">
          <w:marLeft w:val="0"/>
          <w:marRight w:val="0"/>
          <w:marTop w:val="0"/>
          <w:marBottom w:val="0"/>
          <w:divBdr>
            <w:top w:val="none" w:sz="0" w:space="0" w:color="auto"/>
            <w:left w:val="none" w:sz="0" w:space="0" w:color="auto"/>
            <w:bottom w:val="none" w:sz="0" w:space="0" w:color="auto"/>
            <w:right w:val="none" w:sz="0" w:space="0" w:color="auto"/>
          </w:divBdr>
        </w:div>
        <w:div w:id="975988684">
          <w:marLeft w:val="0"/>
          <w:marRight w:val="0"/>
          <w:marTop w:val="0"/>
          <w:marBottom w:val="0"/>
          <w:divBdr>
            <w:top w:val="none" w:sz="0" w:space="0" w:color="auto"/>
            <w:left w:val="none" w:sz="0" w:space="0" w:color="auto"/>
            <w:bottom w:val="none" w:sz="0" w:space="0" w:color="auto"/>
            <w:right w:val="none" w:sz="0" w:space="0" w:color="auto"/>
          </w:divBdr>
        </w:div>
        <w:div w:id="1200358527">
          <w:marLeft w:val="0"/>
          <w:marRight w:val="0"/>
          <w:marTop w:val="0"/>
          <w:marBottom w:val="0"/>
          <w:divBdr>
            <w:top w:val="none" w:sz="0" w:space="0" w:color="auto"/>
            <w:left w:val="none" w:sz="0" w:space="0" w:color="auto"/>
            <w:bottom w:val="none" w:sz="0" w:space="0" w:color="auto"/>
            <w:right w:val="none" w:sz="0" w:space="0" w:color="auto"/>
          </w:divBdr>
        </w:div>
        <w:div w:id="1244414552">
          <w:marLeft w:val="0"/>
          <w:marRight w:val="0"/>
          <w:marTop w:val="0"/>
          <w:marBottom w:val="0"/>
          <w:divBdr>
            <w:top w:val="none" w:sz="0" w:space="0" w:color="auto"/>
            <w:left w:val="none" w:sz="0" w:space="0" w:color="auto"/>
            <w:bottom w:val="none" w:sz="0" w:space="0" w:color="auto"/>
            <w:right w:val="none" w:sz="0" w:space="0" w:color="auto"/>
          </w:divBdr>
        </w:div>
        <w:div w:id="1402676466">
          <w:marLeft w:val="0"/>
          <w:marRight w:val="0"/>
          <w:marTop w:val="0"/>
          <w:marBottom w:val="0"/>
          <w:divBdr>
            <w:top w:val="none" w:sz="0" w:space="0" w:color="auto"/>
            <w:left w:val="none" w:sz="0" w:space="0" w:color="auto"/>
            <w:bottom w:val="none" w:sz="0" w:space="0" w:color="auto"/>
            <w:right w:val="none" w:sz="0" w:space="0" w:color="auto"/>
          </w:divBdr>
        </w:div>
        <w:div w:id="2015760763">
          <w:marLeft w:val="0"/>
          <w:marRight w:val="0"/>
          <w:marTop w:val="0"/>
          <w:marBottom w:val="0"/>
          <w:divBdr>
            <w:top w:val="none" w:sz="0" w:space="0" w:color="auto"/>
            <w:left w:val="none" w:sz="0" w:space="0" w:color="auto"/>
            <w:bottom w:val="none" w:sz="0" w:space="0" w:color="auto"/>
            <w:right w:val="none" w:sz="0" w:space="0" w:color="auto"/>
          </w:divBdr>
        </w:div>
      </w:divsChild>
    </w:div>
    <w:div w:id="369887535">
      <w:bodyDiv w:val="1"/>
      <w:marLeft w:val="0"/>
      <w:marRight w:val="0"/>
      <w:marTop w:val="0"/>
      <w:marBottom w:val="0"/>
      <w:divBdr>
        <w:top w:val="none" w:sz="0" w:space="0" w:color="auto"/>
        <w:left w:val="none" w:sz="0" w:space="0" w:color="auto"/>
        <w:bottom w:val="none" w:sz="0" w:space="0" w:color="auto"/>
        <w:right w:val="none" w:sz="0" w:space="0" w:color="auto"/>
      </w:divBdr>
    </w:div>
    <w:div w:id="422847571">
      <w:bodyDiv w:val="1"/>
      <w:marLeft w:val="0"/>
      <w:marRight w:val="0"/>
      <w:marTop w:val="0"/>
      <w:marBottom w:val="0"/>
      <w:divBdr>
        <w:top w:val="none" w:sz="0" w:space="0" w:color="auto"/>
        <w:left w:val="none" w:sz="0" w:space="0" w:color="auto"/>
        <w:bottom w:val="none" w:sz="0" w:space="0" w:color="auto"/>
        <w:right w:val="none" w:sz="0" w:space="0" w:color="auto"/>
      </w:divBdr>
    </w:div>
    <w:div w:id="428163512">
      <w:bodyDiv w:val="1"/>
      <w:marLeft w:val="0"/>
      <w:marRight w:val="0"/>
      <w:marTop w:val="0"/>
      <w:marBottom w:val="0"/>
      <w:divBdr>
        <w:top w:val="none" w:sz="0" w:space="0" w:color="auto"/>
        <w:left w:val="none" w:sz="0" w:space="0" w:color="auto"/>
        <w:bottom w:val="none" w:sz="0" w:space="0" w:color="auto"/>
        <w:right w:val="none" w:sz="0" w:space="0" w:color="auto"/>
      </w:divBdr>
    </w:div>
    <w:div w:id="471413145">
      <w:bodyDiv w:val="1"/>
      <w:marLeft w:val="0"/>
      <w:marRight w:val="0"/>
      <w:marTop w:val="0"/>
      <w:marBottom w:val="0"/>
      <w:divBdr>
        <w:top w:val="none" w:sz="0" w:space="0" w:color="auto"/>
        <w:left w:val="none" w:sz="0" w:space="0" w:color="auto"/>
        <w:bottom w:val="none" w:sz="0" w:space="0" w:color="auto"/>
        <w:right w:val="none" w:sz="0" w:space="0" w:color="auto"/>
      </w:divBdr>
    </w:div>
    <w:div w:id="501699571">
      <w:bodyDiv w:val="1"/>
      <w:marLeft w:val="0"/>
      <w:marRight w:val="0"/>
      <w:marTop w:val="0"/>
      <w:marBottom w:val="0"/>
      <w:divBdr>
        <w:top w:val="none" w:sz="0" w:space="0" w:color="auto"/>
        <w:left w:val="none" w:sz="0" w:space="0" w:color="auto"/>
        <w:bottom w:val="none" w:sz="0" w:space="0" w:color="auto"/>
        <w:right w:val="none" w:sz="0" w:space="0" w:color="auto"/>
      </w:divBdr>
      <w:divsChild>
        <w:div w:id="174930915">
          <w:marLeft w:val="0"/>
          <w:marRight w:val="0"/>
          <w:marTop w:val="0"/>
          <w:marBottom w:val="0"/>
          <w:divBdr>
            <w:top w:val="none" w:sz="0" w:space="0" w:color="auto"/>
            <w:left w:val="none" w:sz="0" w:space="0" w:color="auto"/>
            <w:bottom w:val="none" w:sz="0" w:space="0" w:color="auto"/>
            <w:right w:val="none" w:sz="0" w:space="0" w:color="auto"/>
          </w:divBdr>
        </w:div>
        <w:div w:id="486093943">
          <w:marLeft w:val="0"/>
          <w:marRight w:val="0"/>
          <w:marTop w:val="0"/>
          <w:marBottom w:val="0"/>
          <w:divBdr>
            <w:top w:val="none" w:sz="0" w:space="0" w:color="auto"/>
            <w:left w:val="none" w:sz="0" w:space="0" w:color="auto"/>
            <w:bottom w:val="none" w:sz="0" w:space="0" w:color="auto"/>
            <w:right w:val="none" w:sz="0" w:space="0" w:color="auto"/>
          </w:divBdr>
        </w:div>
        <w:div w:id="792598774">
          <w:marLeft w:val="0"/>
          <w:marRight w:val="0"/>
          <w:marTop w:val="0"/>
          <w:marBottom w:val="0"/>
          <w:divBdr>
            <w:top w:val="none" w:sz="0" w:space="0" w:color="auto"/>
            <w:left w:val="none" w:sz="0" w:space="0" w:color="auto"/>
            <w:bottom w:val="none" w:sz="0" w:space="0" w:color="auto"/>
            <w:right w:val="none" w:sz="0" w:space="0" w:color="auto"/>
          </w:divBdr>
        </w:div>
        <w:div w:id="1189641900">
          <w:marLeft w:val="0"/>
          <w:marRight w:val="0"/>
          <w:marTop w:val="0"/>
          <w:marBottom w:val="0"/>
          <w:divBdr>
            <w:top w:val="none" w:sz="0" w:space="0" w:color="auto"/>
            <w:left w:val="none" w:sz="0" w:space="0" w:color="auto"/>
            <w:bottom w:val="none" w:sz="0" w:space="0" w:color="auto"/>
            <w:right w:val="none" w:sz="0" w:space="0" w:color="auto"/>
          </w:divBdr>
        </w:div>
        <w:div w:id="2108116898">
          <w:marLeft w:val="0"/>
          <w:marRight w:val="0"/>
          <w:marTop w:val="0"/>
          <w:marBottom w:val="0"/>
          <w:divBdr>
            <w:top w:val="none" w:sz="0" w:space="0" w:color="auto"/>
            <w:left w:val="none" w:sz="0" w:space="0" w:color="auto"/>
            <w:bottom w:val="none" w:sz="0" w:space="0" w:color="auto"/>
            <w:right w:val="none" w:sz="0" w:space="0" w:color="auto"/>
          </w:divBdr>
        </w:div>
      </w:divsChild>
    </w:div>
    <w:div w:id="543954045">
      <w:bodyDiv w:val="1"/>
      <w:marLeft w:val="0"/>
      <w:marRight w:val="0"/>
      <w:marTop w:val="0"/>
      <w:marBottom w:val="0"/>
      <w:divBdr>
        <w:top w:val="none" w:sz="0" w:space="0" w:color="auto"/>
        <w:left w:val="none" w:sz="0" w:space="0" w:color="auto"/>
        <w:bottom w:val="none" w:sz="0" w:space="0" w:color="auto"/>
        <w:right w:val="none" w:sz="0" w:space="0" w:color="auto"/>
      </w:divBdr>
    </w:div>
    <w:div w:id="610432003">
      <w:bodyDiv w:val="1"/>
      <w:marLeft w:val="0"/>
      <w:marRight w:val="0"/>
      <w:marTop w:val="0"/>
      <w:marBottom w:val="0"/>
      <w:divBdr>
        <w:top w:val="none" w:sz="0" w:space="0" w:color="auto"/>
        <w:left w:val="none" w:sz="0" w:space="0" w:color="auto"/>
        <w:bottom w:val="none" w:sz="0" w:space="0" w:color="auto"/>
        <w:right w:val="none" w:sz="0" w:space="0" w:color="auto"/>
      </w:divBdr>
    </w:div>
    <w:div w:id="677194987">
      <w:bodyDiv w:val="1"/>
      <w:marLeft w:val="0"/>
      <w:marRight w:val="0"/>
      <w:marTop w:val="0"/>
      <w:marBottom w:val="0"/>
      <w:divBdr>
        <w:top w:val="none" w:sz="0" w:space="0" w:color="auto"/>
        <w:left w:val="none" w:sz="0" w:space="0" w:color="auto"/>
        <w:bottom w:val="none" w:sz="0" w:space="0" w:color="auto"/>
        <w:right w:val="none" w:sz="0" w:space="0" w:color="auto"/>
      </w:divBdr>
      <w:divsChild>
        <w:div w:id="43255553">
          <w:marLeft w:val="0"/>
          <w:marRight w:val="0"/>
          <w:marTop w:val="0"/>
          <w:marBottom w:val="0"/>
          <w:divBdr>
            <w:top w:val="none" w:sz="0" w:space="0" w:color="auto"/>
            <w:left w:val="none" w:sz="0" w:space="0" w:color="auto"/>
            <w:bottom w:val="none" w:sz="0" w:space="0" w:color="auto"/>
            <w:right w:val="none" w:sz="0" w:space="0" w:color="auto"/>
          </w:divBdr>
        </w:div>
        <w:div w:id="106317878">
          <w:marLeft w:val="0"/>
          <w:marRight w:val="0"/>
          <w:marTop w:val="0"/>
          <w:marBottom w:val="0"/>
          <w:divBdr>
            <w:top w:val="none" w:sz="0" w:space="0" w:color="auto"/>
            <w:left w:val="none" w:sz="0" w:space="0" w:color="auto"/>
            <w:bottom w:val="none" w:sz="0" w:space="0" w:color="auto"/>
            <w:right w:val="none" w:sz="0" w:space="0" w:color="auto"/>
          </w:divBdr>
        </w:div>
        <w:div w:id="215243809">
          <w:marLeft w:val="0"/>
          <w:marRight w:val="0"/>
          <w:marTop w:val="0"/>
          <w:marBottom w:val="0"/>
          <w:divBdr>
            <w:top w:val="none" w:sz="0" w:space="0" w:color="auto"/>
            <w:left w:val="none" w:sz="0" w:space="0" w:color="auto"/>
            <w:bottom w:val="none" w:sz="0" w:space="0" w:color="auto"/>
            <w:right w:val="none" w:sz="0" w:space="0" w:color="auto"/>
          </w:divBdr>
        </w:div>
        <w:div w:id="372652736">
          <w:marLeft w:val="0"/>
          <w:marRight w:val="0"/>
          <w:marTop w:val="0"/>
          <w:marBottom w:val="0"/>
          <w:divBdr>
            <w:top w:val="none" w:sz="0" w:space="0" w:color="auto"/>
            <w:left w:val="none" w:sz="0" w:space="0" w:color="auto"/>
            <w:bottom w:val="none" w:sz="0" w:space="0" w:color="auto"/>
            <w:right w:val="none" w:sz="0" w:space="0" w:color="auto"/>
          </w:divBdr>
        </w:div>
        <w:div w:id="781535530">
          <w:marLeft w:val="0"/>
          <w:marRight w:val="0"/>
          <w:marTop w:val="0"/>
          <w:marBottom w:val="0"/>
          <w:divBdr>
            <w:top w:val="none" w:sz="0" w:space="0" w:color="auto"/>
            <w:left w:val="none" w:sz="0" w:space="0" w:color="auto"/>
            <w:bottom w:val="none" w:sz="0" w:space="0" w:color="auto"/>
            <w:right w:val="none" w:sz="0" w:space="0" w:color="auto"/>
          </w:divBdr>
        </w:div>
        <w:div w:id="976228187">
          <w:marLeft w:val="0"/>
          <w:marRight w:val="0"/>
          <w:marTop w:val="0"/>
          <w:marBottom w:val="0"/>
          <w:divBdr>
            <w:top w:val="none" w:sz="0" w:space="0" w:color="auto"/>
            <w:left w:val="none" w:sz="0" w:space="0" w:color="auto"/>
            <w:bottom w:val="none" w:sz="0" w:space="0" w:color="auto"/>
            <w:right w:val="none" w:sz="0" w:space="0" w:color="auto"/>
          </w:divBdr>
        </w:div>
        <w:div w:id="1123891523">
          <w:marLeft w:val="0"/>
          <w:marRight w:val="0"/>
          <w:marTop w:val="0"/>
          <w:marBottom w:val="0"/>
          <w:divBdr>
            <w:top w:val="none" w:sz="0" w:space="0" w:color="auto"/>
            <w:left w:val="none" w:sz="0" w:space="0" w:color="auto"/>
            <w:bottom w:val="none" w:sz="0" w:space="0" w:color="auto"/>
            <w:right w:val="none" w:sz="0" w:space="0" w:color="auto"/>
          </w:divBdr>
        </w:div>
        <w:div w:id="1391272060">
          <w:marLeft w:val="0"/>
          <w:marRight w:val="0"/>
          <w:marTop w:val="0"/>
          <w:marBottom w:val="0"/>
          <w:divBdr>
            <w:top w:val="none" w:sz="0" w:space="0" w:color="auto"/>
            <w:left w:val="none" w:sz="0" w:space="0" w:color="auto"/>
            <w:bottom w:val="none" w:sz="0" w:space="0" w:color="auto"/>
            <w:right w:val="none" w:sz="0" w:space="0" w:color="auto"/>
          </w:divBdr>
        </w:div>
        <w:div w:id="1434859313">
          <w:marLeft w:val="0"/>
          <w:marRight w:val="0"/>
          <w:marTop w:val="0"/>
          <w:marBottom w:val="0"/>
          <w:divBdr>
            <w:top w:val="none" w:sz="0" w:space="0" w:color="auto"/>
            <w:left w:val="none" w:sz="0" w:space="0" w:color="auto"/>
            <w:bottom w:val="none" w:sz="0" w:space="0" w:color="auto"/>
            <w:right w:val="none" w:sz="0" w:space="0" w:color="auto"/>
          </w:divBdr>
        </w:div>
        <w:div w:id="1555235186">
          <w:marLeft w:val="0"/>
          <w:marRight w:val="0"/>
          <w:marTop w:val="0"/>
          <w:marBottom w:val="0"/>
          <w:divBdr>
            <w:top w:val="none" w:sz="0" w:space="0" w:color="auto"/>
            <w:left w:val="none" w:sz="0" w:space="0" w:color="auto"/>
            <w:bottom w:val="none" w:sz="0" w:space="0" w:color="auto"/>
            <w:right w:val="none" w:sz="0" w:space="0" w:color="auto"/>
          </w:divBdr>
        </w:div>
        <w:div w:id="1627928483">
          <w:marLeft w:val="0"/>
          <w:marRight w:val="0"/>
          <w:marTop w:val="0"/>
          <w:marBottom w:val="0"/>
          <w:divBdr>
            <w:top w:val="none" w:sz="0" w:space="0" w:color="auto"/>
            <w:left w:val="none" w:sz="0" w:space="0" w:color="auto"/>
            <w:bottom w:val="none" w:sz="0" w:space="0" w:color="auto"/>
            <w:right w:val="none" w:sz="0" w:space="0" w:color="auto"/>
          </w:divBdr>
        </w:div>
        <w:div w:id="1697539828">
          <w:marLeft w:val="0"/>
          <w:marRight w:val="0"/>
          <w:marTop w:val="0"/>
          <w:marBottom w:val="0"/>
          <w:divBdr>
            <w:top w:val="none" w:sz="0" w:space="0" w:color="auto"/>
            <w:left w:val="none" w:sz="0" w:space="0" w:color="auto"/>
            <w:bottom w:val="none" w:sz="0" w:space="0" w:color="auto"/>
            <w:right w:val="none" w:sz="0" w:space="0" w:color="auto"/>
          </w:divBdr>
        </w:div>
        <w:div w:id="1925066705">
          <w:marLeft w:val="0"/>
          <w:marRight w:val="0"/>
          <w:marTop w:val="0"/>
          <w:marBottom w:val="0"/>
          <w:divBdr>
            <w:top w:val="none" w:sz="0" w:space="0" w:color="auto"/>
            <w:left w:val="none" w:sz="0" w:space="0" w:color="auto"/>
            <w:bottom w:val="none" w:sz="0" w:space="0" w:color="auto"/>
            <w:right w:val="none" w:sz="0" w:space="0" w:color="auto"/>
          </w:divBdr>
        </w:div>
        <w:div w:id="2124420445">
          <w:marLeft w:val="0"/>
          <w:marRight w:val="0"/>
          <w:marTop w:val="0"/>
          <w:marBottom w:val="0"/>
          <w:divBdr>
            <w:top w:val="none" w:sz="0" w:space="0" w:color="auto"/>
            <w:left w:val="none" w:sz="0" w:space="0" w:color="auto"/>
            <w:bottom w:val="none" w:sz="0" w:space="0" w:color="auto"/>
            <w:right w:val="none" w:sz="0" w:space="0" w:color="auto"/>
          </w:divBdr>
        </w:div>
      </w:divsChild>
    </w:div>
    <w:div w:id="693072451">
      <w:bodyDiv w:val="1"/>
      <w:marLeft w:val="0"/>
      <w:marRight w:val="0"/>
      <w:marTop w:val="0"/>
      <w:marBottom w:val="0"/>
      <w:divBdr>
        <w:top w:val="none" w:sz="0" w:space="0" w:color="auto"/>
        <w:left w:val="none" w:sz="0" w:space="0" w:color="auto"/>
        <w:bottom w:val="none" w:sz="0" w:space="0" w:color="auto"/>
        <w:right w:val="none" w:sz="0" w:space="0" w:color="auto"/>
      </w:divBdr>
    </w:div>
    <w:div w:id="695733515">
      <w:bodyDiv w:val="1"/>
      <w:marLeft w:val="0"/>
      <w:marRight w:val="0"/>
      <w:marTop w:val="0"/>
      <w:marBottom w:val="0"/>
      <w:divBdr>
        <w:top w:val="none" w:sz="0" w:space="0" w:color="auto"/>
        <w:left w:val="none" w:sz="0" w:space="0" w:color="auto"/>
        <w:bottom w:val="none" w:sz="0" w:space="0" w:color="auto"/>
        <w:right w:val="none" w:sz="0" w:space="0" w:color="auto"/>
      </w:divBdr>
    </w:div>
    <w:div w:id="709186617">
      <w:bodyDiv w:val="1"/>
      <w:marLeft w:val="0"/>
      <w:marRight w:val="0"/>
      <w:marTop w:val="0"/>
      <w:marBottom w:val="0"/>
      <w:divBdr>
        <w:top w:val="none" w:sz="0" w:space="0" w:color="auto"/>
        <w:left w:val="none" w:sz="0" w:space="0" w:color="auto"/>
        <w:bottom w:val="none" w:sz="0" w:space="0" w:color="auto"/>
        <w:right w:val="none" w:sz="0" w:space="0" w:color="auto"/>
      </w:divBdr>
    </w:div>
    <w:div w:id="747191505">
      <w:bodyDiv w:val="1"/>
      <w:marLeft w:val="0"/>
      <w:marRight w:val="0"/>
      <w:marTop w:val="0"/>
      <w:marBottom w:val="0"/>
      <w:divBdr>
        <w:top w:val="none" w:sz="0" w:space="0" w:color="auto"/>
        <w:left w:val="none" w:sz="0" w:space="0" w:color="auto"/>
        <w:bottom w:val="none" w:sz="0" w:space="0" w:color="auto"/>
        <w:right w:val="none" w:sz="0" w:space="0" w:color="auto"/>
      </w:divBdr>
      <w:divsChild>
        <w:div w:id="376398312">
          <w:marLeft w:val="0"/>
          <w:marRight w:val="0"/>
          <w:marTop w:val="0"/>
          <w:marBottom w:val="0"/>
          <w:divBdr>
            <w:top w:val="none" w:sz="0" w:space="0" w:color="auto"/>
            <w:left w:val="none" w:sz="0" w:space="0" w:color="auto"/>
            <w:bottom w:val="none" w:sz="0" w:space="0" w:color="auto"/>
            <w:right w:val="none" w:sz="0" w:space="0" w:color="auto"/>
          </w:divBdr>
        </w:div>
        <w:div w:id="461926122">
          <w:marLeft w:val="0"/>
          <w:marRight w:val="0"/>
          <w:marTop w:val="0"/>
          <w:marBottom w:val="0"/>
          <w:divBdr>
            <w:top w:val="none" w:sz="0" w:space="0" w:color="auto"/>
            <w:left w:val="none" w:sz="0" w:space="0" w:color="auto"/>
            <w:bottom w:val="none" w:sz="0" w:space="0" w:color="auto"/>
            <w:right w:val="none" w:sz="0" w:space="0" w:color="auto"/>
          </w:divBdr>
        </w:div>
        <w:div w:id="521018972">
          <w:marLeft w:val="0"/>
          <w:marRight w:val="0"/>
          <w:marTop w:val="0"/>
          <w:marBottom w:val="0"/>
          <w:divBdr>
            <w:top w:val="none" w:sz="0" w:space="0" w:color="auto"/>
            <w:left w:val="none" w:sz="0" w:space="0" w:color="auto"/>
            <w:bottom w:val="none" w:sz="0" w:space="0" w:color="auto"/>
            <w:right w:val="none" w:sz="0" w:space="0" w:color="auto"/>
          </w:divBdr>
        </w:div>
        <w:div w:id="716853332">
          <w:marLeft w:val="0"/>
          <w:marRight w:val="0"/>
          <w:marTop w:val="0"/>
          <w:marBottom w:val="0"/>
          <w:divBdr>
            <w:top w:val="none" w:sz="0" w:space="0" w:color="auto"/>
            <w:left w:val="none" w:sz="0" w:space="0" w:color="auto"/>
            <w:bottom w:val="none" w:sz="0" w:space="0" w:color="auto"/>
            <w:right w:val="none" w:sz="0" w:space="0" w:color="auto"/>
          </w:divBdr>
        </w:div>
        <w:div w:id="1380977165">
          <w:marLeft w:val="0"/>
          <w:marRight w:val="0"/>
          <w:marTop w:val="0"/>
          <w:marBottom w:val="0"/>
          <w:divBdr>
            <w:top w:val="none" w:sz="0" w:space="0" w:color="auto"/>
            <w:left w:val="none" w:sz="0" w:space="0" w:color="auto"/>
            <w:bottom w:val="none" w:sz="0" w:space="0" w:color="auto"/>
            <w:right w:val="none" w:sz="0" w:space="0" w:color="auto"/>
          </w:divBdr>
        </w:div>
        <w:div w:id="1477837725">
          <w:marLeft w:val="0"/>
          <w:marRight w:val="0"/>
          <w:marTop w:val="0"/>
          <w:marBottom w:val="0"/>
          <w:divBdr>
            <w:top w:val="none" w:sz="0" w:space="0" w:color="auto"/>
            <w:left w:val="none" w:sz="0" w:space="0" w:color="auto"/>
            <w:bottom w:val="none" w:sz="0" w:space="0" w:color="auto"/>
            <w:right w:val="none" w:sz="0" w:space="0" w:color="auto"/>
          </w:divBdr>
        </w:div>
      </w:divsChild>
    </w:div>
    <w:div w:id="809203207">
      <w:bodyDiv w:val="1"/>
      <w:marLeft w:val="0"/>
      <w:marRight w:val="0"/>
      <w:marTop w:val="0"/>
      <w:marBottom w:val="0"/>
      <w:divBdr>
        <w:top w:val="none" w:sz="0" w:space="0" w:color="auto"/>
        <w:left w:val="none" w:sz="0" w:space="0" w:color="auto"/>
        <w:bottom w:val="none" w:sz="0" w:space="0" w:color="auto"/>
        <w:right w:val="none" w:sz="0" w:space="0" w:color="auto"/>
      </w:divBdr>
    </w:div>
    <w:div w:id="836921163">
      <w:bodyDiv w:val="1"/>
      <w:marLeft w:val="0"/>
      <w:marRight w:val="0"/>
      <w:marTop w:val="0"/>
      <w:marBottom w:val="0"/>
      <w:divBdr>
        <w:top w:val="none" w:sz="0" w:space="0" w:color="auto"/>
        <w:left w:val="none" w:sz="0" w:space="0" w:color="auto"/>
        <w:bottom w:val="none" w:sz="0" w:space="0" w:color="auto"/>
        <w:right w:val="none" w:sz="0" w:space="0" w:color="auto"/>
      </w:divBdr>
      <w:divsChild>
        <w:div w:id="6445515">
          <w:marLeft w:val="0"/>
          <w:marRight w:val="0"/>
          <w:marTop w:val="0"/>
          <w:marBottom w:val="0"/>
          <w:divBdr>
            <w:top w:val="none" w:sz="0" w:space="0" w:color="auto"/>
            <w:left w:val="none" w:sz="0" w:space="0" w:color="auto"/>
            <w:bottom w:val="none" w:sz="0" w:space="0" w:color="auto"/>
            <w:right w:val="none" w:sz="0" w:space="0" w:color="auto"/>
          </w:divBdr>
        </w:div>
        <w:div w:id="843667412">
          <w:marLeft w:val="0"/>
          <w:marRight w:val="0"/>
          <w:marTop w:val="0"/>
          <w:marBottom w:val="0"/>
          <w:divBdr>
            <w:top w:val="none" w:sz="0" w:space="0" w:color="auto"/>
            <w:left w:val="none" w:sz="0" w:space="0" w:color="auto"/>
            <w:bottom w:val="none" w:sz="0" w:space="0" w:color="auto"/>
            <w:right w:val="none" w:sz="0" w:space="0" w:color="auto"/>
          </w:divBdr>
        </w:div>
        <w:div w:id="962612454">
          <w:marLeft w:val="0"/>
          <w:marRight w:val="0"/>
          <w:marTop w:val="0"/>
          <w:marBottom w:val="0"/>
          <w:divBdr>
            <w:top w:val="none" w:sz="0" w:space="0" w:color="auto"/>
            <w:left w:val="none" w:sz="0" w:space="0" w:color="auto"/>
            <w:bottom w:val="none" w:sz="0" w:space="0" w:color="auto"/>
            <w:right w:val="none" w:sz="0" w:space="0" w:color="auto"/>
          </w:divBdr>
        </w:div>
        <w:div w:id="1006051515">
          <w:marLeft w:val="0"/>
          <w:marRight w:val="0"/>
          <w:marTop w:val="0"/>
          <w:marBottom w:val="0"/>
          <w:divBdr>
            <w:top w:val="none" w:sz="0" w:space="0" w:color="auto"/>
            <w:left w:val="none" w:sz="0" w:space="0" w:color="auto"/>
            <w:bottom w:val="none" w:sz="0" w:space="0" w:color="auto"/>
            <w:right w:val="none" w:sz="0" w:space="0" w:color="auto"/>
          </w:divBdr>
        </w:div>
        <w:div w:id="1847017494">
          <w:marLeft w:val="0"/>
          <w:marRight w:val="0"/>
          <w:marTop w:val="0"/>
          <w:marBottom w:val="0"/>
          <w:divBdr>
            <w:top w:val="none" w:sz="0" w:space="0" w:color="auto"/>
            <w:left w:val="none" w:sz="0" w:space="0" w:color="auto"/>
            <w:bottom w:val="none" w:sz="0" w:space="0" w:color="auto"/>
            <w:right w:val="none" w:sz="0" w:space="0" w:color="auto"/>
          </w:divBdr>
        </w:div>
      </w:divsChild>
    </w:div>
    <w:div w:id="895748756">
      <w:bodyDiv w:val="1"/>
      <w:marLeft w:val="0"/>
      <w:marRight w:val="0"/>
      <w:marTop w:val="0"/>
      <w:marBottom w:val="0"/>
      <w:divBdr>
        <w:top w:val="none" w:sz="0" w:space="0" w:color="auto"/>
        <w:left w:val="none" w:sz="0" w:space="0" w:color="auto"/>
        <w:bottom w:val="none" w:sz="0" w:space="0" w:color="auto"/>
        <w:right w:val="none" w:sz="0" w:space="0" w:color="auto"/>
      </w:divBdr>
      <w:divsChild>
        <w:div w:id="601718712">
          <w:marLeft w:val="0"/>
          <w:marRight w:val="0"/>
          <w:marTop w:val="0"/>
          <w:marBottom w:val="0"/>
          <w:divBdr>
            <w:top w:val="none" w:sz="0" w:space="0" w:color="auto"/>
            <w:left w:val="none" w:sz="0" w:space="0" w:color="auto"/>
            <w:bottom w:val="none" w:sz="0" w:space="0" w:color="auto"/>
            <w:right w:val="none" w:sz="0" w:space="0" w:color="auto"/>
          </w:divBdr>
        </w:div>
        <w:div w:id="741610372">
          <w:marLeft w:val="0"/>
          <w:marRight w:val="0"/>
          <w:marTop w:val="0"/>
          <w:marBottom w:val="0"/>
          <w:divBdr>
            <w:top w:val="none" w:sz="0" w:space="0" w:color="auto"/>
            <w:left w:val="none" w:sz="0" w:space="0" w:color="auto"/>
            <w:bottom w:val="none" w:sz="0" w:space="0" w:color="auto"/>
            <w:right w:val="none" w:sz="0" w:space="0" w:color="auto"/>
          </w:divBdr>
        </w:div>
        <w:div w:id="966813312">
          <w:marLeft w:val="0"/>
          <w:marRight w:val="0"/>
          <w:marTop w:val="0"/>
          <w:marBottom w:val="0"/>
          <w:divBdr>
            <w:top w:val="none" w:sz="0" w:space="0" w:color="auto"/>
            <w:left w:val="none" w:sz="0" w:space="0" w:color="auto"/>
            <w:bottom w:val="none" w:sz="0" w:space="0" w:color="auto"/>
            <w:right w:val="none" w:sz="0" w:space="0" w:color="auto"/>
          </w:divBdr>
        </w:div>
        <w:div w:id="1413309992">
          <w:marLeft w:val="0"/>
          <w:marRight w:val="0"/>
          <w:marTop w:val="0"/>
          <w:marBottom w:val="0"/>
          <w:divBdr>
            <w:top w:val="none" w:sz="0" w:space="0" w:color="auto"/>
            <w:left w:val="none" w:sz="0" w:space="0" w:color="auto"/>
            <w:bottom w:val="none" w:sz="0" w:space="0" w:color="auto"/>
            <w:right w:val="none" w:sz="0" w:space="0" w:color="auto"/>
          </w:divBdr>
        </w:div>
        <w:div w:id="1722830224">
          <w:marLeft w:val="0"/>
          <w:marRight w:val="0"/>
          <w:marTop w:val="0"/>
          <w:marBottom w:val="0"/>
          <w:divBdr>
            <w:top w:val="none" w:sz="0" w:space="0" w:color="auto"/>
            <w:left w:val="none" w:sz="0" w:space="0" w:color="auto"/>
            <w:bottom w:val="none" w:sz="0" w:space="0" w:color="auto"/>
            <w:right w:val="none" w:sz="0" w:space="0" w:color="auto"/>
          </w:divBdr>
        </w:div>
        <w:div w:id="1816482826">
          <w:marLeft w:val="0"/>
          <w:marRight w:val="0"/>
          <w:marTop w:val="0"/>
          <w:marBottom w:val="0"/>
          <w:divBdr>
            <w:top w:val="none" w:sz="0" w:space="0" w:color="auto"/>
            <w:left w:val="none" w:sz="0" w:space="0" w:color="auto"/>
            <w:bottom w:val="none" w:sz="0" w:space="0" w:color="auto"/>
            <w:right w:val="none" w:sz="0" w:space="0" w:color="auto"/>
          </w:divBdr>
        </w:div>
      </w:divsChild>
    </w:div>
    <w:div w:id="920336537">
      <w:bodyDiv w:val="1"/>
      <w:marLeft w:val="0"/>
      <w:marRight w:val="0"/>
      <w:marTop w:val="0"/>
      <w:marBottom w:val="0"/>
      <w:divBdr>
        <w:top w:val="none" w:sz="0" w:space="0" w:color="auto"/>
        <w:left w:val="none" w:sz="0" w:space="0" w:color="auto"/>
        <w:bottom w:val="none" w:sz="0" w:space="0" w:color="auto"/>
        <w:right w:val="none" w:sz="0" w:space="0" w:color="auto"/>
      </w:divBdr>
      <w:divsChild>
        <w:div w:id="328947521">
          <w:marLeft w:val="0"/>
          <w:marRight w:val="0"/>
          <w:marTop w:val="0"/>
          <w:marBottom w:val="0"/>
          <w:divBdr>
            <w:top w:val="none" w:sz="0" w:space="0" w:color="auto"/>
            <w:left w:val="none" w:sz="0" w:space="0" w:color="auto"/>
            <w:bottom w:val="none" w:sz="0" w:space="0" w:color="auto"/>
            <w:right w:val="none" w:sz="0" w:space="0" w:color="auto"/>
          </w:divBdr>
        </w:div>
        <w:div w:id="804081960">
          <w:marLeft w:val="0"/>
          <w:marRight w:val="0"/>
          <w:marTop w:val="0"/>
          <w:marBottom w:val="0"/>
          <w:divBdr>
            <w:top w:val="none" w:sz="0" w:space="0" w:color="auto"/>
            <w:left w:val="none" w:sz="0" w:space="0" w:color="auto"/>
            <w:bottom w:val="none" w:sz="0" w:space="0" w:color="auto"/>
            <w:right w:val="none" w:sz="0" w:space="0" w:color="auto"/>
          </w:divBdr>
        </w:div>
        <w:div w:id="1071346701">
          <w:marLeft w:val="0"/>
          <w:marRight w:val="0"/>
          <w:marTop w:val="0"/>
          <w:marBottom w:val="0"/>
          <w:divBdr>
            <w:top w:val="none" w:sz="0" w:space="0" w:color="auto"/>
            <w:left w:val="none" w:sz="0" w:space="0" w:color="auto"/>
            <w:bottom w:val="none" w:sz="0" w:space="0" w:color="auto"/>
            <w:right w:val="none" w:sz="0" w:space="0" w:color="auto"/>
          </w:divBdr>
        </w:div>
        <w:div w:id="1432552830">
          <w:marLeft w:val="0"/>
          <w:marRight w:val="0"/>
          <w:marTop w:val="0"/>
          <w:marBottom w:val="0"/>
          <w:divBdr>
            <w:top w:val="none" w:sz="0" w:space="0" w:color="auto"/>
            <w:left w:val="none" w:sz="0" w:space="0" w:color="auto"/>
            <w:bottom w:val="none" w:sz="0" w:space="0" w:color="auto"/>
            <w:right w:val="none" w:sz="0" w:space="0" w:color="auto"/>
          </w:divBdr>
        </w:div>
        <w:div w:id="1737432181">
          <w:marLeft w:val="0"/>
          <w:marRight w:val="0"/>
          <w:marTop w:val="0"/>
          <w:marBottom w:val="0"/>
          <w:divBdr>
            <w:top w:val="none" w:sz="0" w:space="0" w:color="auto"/>
            <w:left w:val="none" w:sz="0" w:space="0" w:color="auto"/>
            <w:bottom w:val="none" w:sz="0" w:space="0" w:color="auto"/>
            <w:right w:val="none" w:sz="0" w:space="0" w:color="auto"/>
          </w:divBdr>
        </w:div>
        <w:div w:id="1896306578">
          <w:marLeft w:val="0"/>
          <w:marRight w:val="0"/>
          <w:marTop w:val="0"/>
          <w:marBottom w:val="0"/>
          <w:divBdr>
            <w:top w:val="none" w:sz="0" w:space="0" w:color="auto"/>
            <w:left w:val="none" w:sz="0" w:space="0" w:color="auto"/>
            <w:bottom w:val="none" w:sz="0" w:space="0" w:color="auto"/>
            <w:right w:val="none" w:sz="0" w:space="0" w:color="auto"/>
          </w:divBdr>
        </w:div>
      </w:divsChild>
    </w:div>
    <w:div w:id="946425318">
      <w:bodyDiv w:val="1"/>
      <w:marLeft w:val="0"/>
      <w:marRight w:val="0"/>
      <w:marTop w:val="0"/>
      <w:marBottom w:val="0"/>
      <w:divBdr>
        <w:top w:val="none" w:sz="0" w:space="0" w:color="auto"/>
        <w:left w:val="none" w:sz="0" w:space="0" w:color="auto"/>
        <w:bottom w:val="none" w:sz="0" w:space="0" w:color="auto"/>
        <w:right w:val="none" w:sz="0" w:space="0" w:color="auto"/>
      </w:divBdr>
      <w:divsChild>
        <w:div w:id="241724215">
          <w:marLeft w:val="0"/>
          <w:marRight w:val="0"/>
          <w:marTop w:val="0"/>
          <w:marBottom w:val="0"/>
          <w:divBdr>
            <w:top w:val="none" w:sz="0" w:space="0" w:color="auto"/>
            <w:left w:val="none" w:sz="0" w:space="0" w:color="auto"/>
            <w:bottom w:val="none" w:sz="0" w:space="0" w:color="auto"/>
            <w:right w:val="none" w:sz="0" w:space="0" w:color="auto"/>
          </w:divBdr>
          <w:divsChild>
            <w:div w:id="1918590599">
              <w:marLeft w:val="0"/>
              <w:marRight w:val="0"/>
              <w:marTop w:val="0"/>
              <w:marBottom w:val="0"/>
              <w:divBdr>
                <w:top w:val="none" w:sz="0" w:space="0" w:color="auto"/>
                <w:left w:val="none" w:sz="0" w:space="0" w:color="auto"/>
                <w:bottom w:val="none" w:sz="0" w:space="0" w:color="auto"/>
                <w:right w:val="none" w:sz="0" w:space="0" w:color="auto"/>
              </w:divBdr>
              <w:divsChild>
                <w:div w:id="18904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114897">
      <w:bodyDiv w:val="1"/>
      <w:marLeft w:val="0"/>
      <w:marRight w:val="0"/>
      <w:marTop w:val="0"/>
      <w:marBottom w:val="0"/>
      <w:divBdr>
        <w:top w:val="none" w:sz="0" w:space="0" w:color="auto"/>
        <w:left w:val="none" w:sz="0" w:space="0" w:color="auto"/>
        <w:bottom w:val="none" w:sz="0" w:space="0" w:color="auto"/>
        <w:right w:val="none" w:sz="0" w:space="0" w:color="auto"/>
      </w:divBdr>
    </w:div>
    <w:div w:id="1005936130">
      <w:bodyDiv w:val="1"/>
      <w:marLeft w:val="0"/>
      <w:marRight w:val="0"/>
      <w:marTop w:val="0"/>
      <w:marBottom w:val="0"/>
      <w:divBdr>
        <w:top w:val="none" w:sz="0" w:space="0" w:color="auto"/>
        <w:left w:val="none" w:sz="0" w:space="0" w:color="auto"/>
        <w:bottom w:val="none" w:sz="0" w:space="0" w:color="auto"/>
        <w:right w:val="none" w:sz="0" w:space="0" w:color="auto"/>
      </w:divBdr>
    </w:div>
    <w:div w:id="1037924757">
      <w:bodyDiv w:val="1"/>
      <w:marLeft w:val="0"/>
      <w:marRight w:val="0"/>
      <w:marTop w:val="0"/>
      <w:marBottom w:val="0"/>
      <w:divBdr>
        <w:top w:val="none" w:sz="0" w:space="0" w:color="auto"/>
        <w:left w:val="none" w:sz="0" w:space="0" w:color="auto"/>
        <w:bottom w:val="none" w:sz="0" w:space="0" w:color="auto"/>
        <w:right w:val="none" w:sz="0" w:space="0" w:color="auto"/>
      </w:divBdr>
      <w:divsChild>
        <w:div w:id="167404005">
          <w:marLeft w:val="0"/>
          <w:marRight w:val="0"/>
          <w:marTop w:val="0"/>
          <w:marBottom w:val="0"/>
          <w:divBdr>
            <w:top w:val="none" w:sz="0" w:space="0" w:color="auto"/>
            <w:left w:val="none" w:sz="0" w:space="0" w:color="auto"/>
            <w:bottom w:val="none" w:sz="0" w:space="0" w:color="auto"/>
            <w:right w:val="none" w:sz="0" w:space="0" w:color="auto"/>
          </w:divBdr>
        </w:div>
        <w:div w:id="559174763">
          <w:marLeft w:val="0"/>
          <w:marRight w:val="0"/>
          <w:marTop w:val="0"/>
          <w:marBottom w:val="0"/>
          <w:divBdr>
            <w:top w:val="none" w:sz="0" w:space="0" w:color="auto"/>
            <w:left w:val="none" w:sz="0" w:space="0" w:color="auto"/>
            <w:bottom w:val="none" w:sz="0" w:space="0" w:color="auto"/>
            <w:right w:val="none" w:sz="0" w:space="0" w:color="auto"/>
          </w:divBdr>
        </w:div>
        <w:div w:id="888297758">
          <w:marLeft w:val="0"/>
          <w:marRight w:val="0"/>
          <w:marTop w:val="0"/>
          <w:marBottom w:val="0"/>
          <w:divBdr>
            <w:top w:val="none" w:sz="0" w:space="0" w:color="auto"/>
            <w:left w:val="none" w:sz="0" w:space="0" w:color="auto"/>
            <w:bottom w:val="none" w:sz="0" w:space="0" w:color="auto"/>
            <w:right w:val="none" w:sz="0" w:space="0" w:color="auto"/>
          </w:divBdr>
        </w:div>
        <w:div w:id="1443301640">
          <w:marLeft w:val="0"/>
          <w:marRight w:val="0"/>
          <w:marTop w:val="0"/>
          <w:marBottom w:val="0"/>
          <w:divBdr>
            <w:top w:val="none" w:sz="0" w:space="0" w:color="auto"/>
            <w:left w:val="none" w:sz="0" w:space="0" w:color="auto"/>
            <w:bottom w:val="none" w:sz="0" w:space="0" w:color="auto"/>
            <w:right w:val="none" w:sz="0" w:space="0" w:color="auto"/>
          </w:divBdr>
        </w:div>
        <w:div w:id="2124691761">
          <w:marLeft w:val="0"/>
          <w:marRight w:val="0"/>
          <w:marTop w:val="0"/>
          <w:marBottom w:val="0"/>
          <w:divBdr>
            <w:top w:val="none" w:sz="0" w:space="0" w:color="auto"/>
            <w:left w:val="none" w:sz="0" w:space="0" w:color="auto"/>
            <w:bottom w:val="none" w:sz="0" w:space="0" w:color="auto"/>
            <w:right w:val="none" w:sz="0" w:space="0" w:color="auto"/>
          </w:divBdr>
        </w:div>
      </w:divsChild>
    </w:div>
    <w:div w:id="1045107600">
      <w:bodyDiv w:val="1"/>
      <w:marLeft w:val="0"/>
      <w:marRight w:val="0"/>
      <w:marTop w:val="0"/>
      <w:marBottom w:val="0"/>
      <w:divBdr>
        <w:top w:val="none" w:sz="0" w:space="0" w:color="auto"/>
        <w:left w:val="none" w:sz="0" w:space="0" w:color="auto"/>
        <w:bottom w:val="none" w:sz="0" w:space="0" w:color="auto"/>
        <w:right w:val="none" w:sz="0" w:space="0" w:color="auto"/>
      </w:divBdr>
    </w:div>
    <w:div w:id="1091244795">
      <w:bodyDiv w:val="1"/>
      <w:marLeft w:val="0"/>
      <w:marRight w:val="0"/>
      <w:marTop w:val="0"/>
      <w:marBottom w:val="0"/>
      <w:divBdr>
        <w:top w:val="none" w:sz="0" w:space="0" w:color="auto"/>
        <w:left w:val="none" w:sz="0" w:space="0" w:color="auto"/>
        <w:bottom w:val="none" w:sz="0" w:space="0" w:color="auto"/>
        <w:right w:val="none" w:sz="0" w:space="0" w:color="auto"/>
      </w:divBdr>
    </w:div>
    <w:div w:id="1093935494">
      <w:bodyDiv w:val="1"/>
      <w:marLeft w:val="0"/>
      <w:marRight w:val="0"/>
      <w:marTop w:val="0"/>
      <w:marBottom w:val="0"/>
      <w:divBdr>
        <w:top w:val="none" w:sz="0" w:space="0" w:color="auto"/>
        <w:left w:val="none" w:sz="0" w:space="0" w:color="auto"/>
        <w:bottom w:val="none" w:sz="0" w:space="0" w:color="auto"/>
        <w:right w:val="none" w:sz="0" w:space="0" w:color="auto"/>
      </w:divBdr>
    </w:div>
    <w:div w:id="1094208067">
      <w:bodyDiv w:val="1"/>
      <w:marLeft w:val="0"/>
      <w:marRight w:val="0"/>
      <w:marTop w:val="0"/>
      <w:marBottom w:val="0"/>
      <w:divBdr>
        <w:top w:val="none" w:sz="0" w:space="0" w:color="auto"/>
        <w:left w:val="none" w:sz="0" w:space="0" w:color="auto"/>
        <w:bottom w:val="none" w:sz="0" w:space="0" w:color="auto"/>
        <w:right w:val="none" w:sz="0" w:space="0" w:color="auto"/>
      </w:divBdr>
      <w:divsChild>
        <w:div w:id="1880587034">
          <w:marLeft w:val="0"/>
          <w:marRight w:val="0"/>
          <w:marTop w:val="0"/>
          <w:marBottom w:val="0"/>
          <w:divBdr>
            <w:top w:val="none" w:sz="0" w:space="0" w:color="auto"/>
            <w:left w:val="none" w:sz="0" w:space="0" w:color="auto"/>
            <w:bottom w:val="none" w:sz="0" w:space="0" w:color="auto"/>
            <w:right w:val="none" w:sz="0" w:space="0" w:color="auto"/>
          </w:divBdr>
          <w:divsChild>
            <w:div w:id="502672263">
              <w:marLeft w:val="0"/>
              <w:marRight w:val="0"/>
              <w:marTop w:val="0"/>
              <w:marBottom w:val="0"/>
              <w:divBdr>
                <w:top w:val="none" w:sz="0" w:space="0" w:color="auto"/>
                <w:left w:val="none" w:sz="0" w:space="0" w:color="auto"/>
                <w:bottom w:val="none" w:sz="0" w:space="0" w:color="auto"/>
                <w:right w:val="none" w:sz="0" w:space="0" w:color="auto"/>
              </w:divBdr>
              <w:divsChild>
                <w:div w:id="6148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83520">
      <w:bodyDiv w:val="1"/>
      <w:marLeft w:val="0"/>
      <w:marRight w:val="0"/>
      <w:marTop w:val="0"/>
      <w:marBottom w:val="0"/>
      <w:divBdr>
        <w:top w:val="none" w:sz="0" w:space="0" w:color="auto"/>
        <w:left w:val="none" w:sz="0" w:space="0" w:color="auto"/>
        <w:bottom w:val="none" w:sz="0" w:space="0" w:color="auto"/>
        <w:right w:val="none" w:sz="0" w:space="0" w:color="auto"/>
      </w:divBdr>
    </w:div>
    <w:div w:id="1160542430">
      <w:bodyDiv w:val="1"/>
      <w:marLeft w:val="0"/>
      <w:marRight w:val="0"/>
      <w:marTop w:val="0"/>
      <w:marBottom w:val="0"/>
      <w:divBdr>
        <w:top w:val="none" w:sz="0" w:space="0" w:color="auto"/>
        <w:left w:val="none" w:sz="0" w:space="0" w:color="auto"/>
        <w:bottom w:val="none" w:sz="0" w:space="0" w:color="auto"/>
        <w:right w:val="none" w:sz="0" w:space="0" w:color="auto"/>
      </w:divBdr>
    </w:div>
    <w:div w:id="1202940632">
      <w:bodyDiv w:val="1"/>
      <w:marLeft w:val="0"/>
      <w:marRight w:val="0"/>
      <w:marTop w:val="0"/>
      <w:marBottom w:val="0"/>
      <w:divBdr>
        <w:top w:val="none" w:sz="0" w:space="0" w:color="auto"/>
        <w:left w:val="none" w:sz="0" w:space="0" w:color="auto"/>
        <w:bottom w:val="none" w:sz="0" w:space="0" w:color="auto"/>
        <w:right w:val="none" w:sz="0" w:space="0" w:color="auto"/>
      </w:divBdr>
    </w:div>
    <w:div w:id="1210414714">
      <w:bodyDiv w:val="1"/>
      <w:marLeft w:val="0"/>
      <w:marRight w:val="0"/>
      <w:marTop w:val="0"/>
      <w:marBottom w:val="0"/>
      <w:divBdr>
        <w:top w:val="none" w:sz="0" w:space="0" w:color="auto"/>
        <w:left w:val="none" w:sz="0" w:space="0" w:color="auto"/>
        <w:bottom w:val="none" w:sz="0" w:space="0" w:color="auto"/>
        <w:right w:val="none" w:sz="0" w:space="0" w:color="auto"/>
      </w:divBdr>
      <w:divsChild>
        <w:div w:id="175073075">
          <w:marLeft w:val="0"/>
          <w:marRight w:val="0"/>
          <w:marTop w:val="0"/>
          <w:marBottom w:val="0"/>
          <w:divBdr>
            <w:top w:val="none" w:sz="0" w:space="0" w:color="auto"/>
            <w:left w:val="none" w:sz="0" w:space="0" w:color="auto"/>
            <w:bottom w:val="none" w:sz="0" w:space="0" w:color="auto"/>
            <w:right w:val="none" w:sz="0" w:space="0" w:color="auto"/>
          </w:divBdr>
        </w:div>
        <w:div w:id="534387933">
          <w:marLeft w:val="0"/>
          <w:marRight w:val="0"/>
          <w:marTop w:val="0"/>
          <w:marBottom w:val="0"/>
          <w:divBdr>
            <w:top w:val="none" w:sz="0" w:space="0" w:color="auto"/>
            <w:left w:val="none" w:sz="0" w:space="0" w:color="auto"/>
            <w:bottom w:val="none" w:sz="0" w:space="0" w:color="auto"/>
            <w:right w:val="none" w:sz="0" w:space="0" w:color="auto"/>
          </w:divBdr>
        </w:div>
        <w:div w:id="620112869">
          <w:marLeft w:val="0"/>
          <w:marRight w:val="0"/>
          <w:marTop w:val="0"/>
          <w:marBottom w:val="0"/>
          <w:divBdr>
            <w:top w:val="none" w:sz="0" w:space="0" w:color="auto"/>
            <w:left w:val="none" w:sz="0" w:space="0" w:color="auto"/>
            <w:bottom w:val="none" w:sz="0" w:space="0" w:color="auto"/>
            <w:right w:val="none" w:sz="0" w:space="0" w:color="auto"/>
          </w:divBdr>
        </w:div>
        <w:div w:id="635648795">
          <w:marLeft w:val="0"/>
          <w:marRight w:val="0"/>
          <w:marTop w:val="0"/>
          <w:marBottom w:val="0"/>
          <w:divBdr>
            <w:top w:val="none" w:sz="0" w:space="0" w:color="auto"/>
            <w:left w:val="none" w:sz="0" w:space="0" w:color="auto"/>
            <w:bottom w:val="none" w:sz="0" w:space="0" w:color="auto"/>
            <w:right w:val="none" w:sz="0" w:space="0" w:color="auto"/>
          </w:divBdr>
        </w:div>
        <w:div w:id="902108182">
          <w:marLeft w:val="0"/>
          <w:marRight w:val="0"/>
          <w:marTop w:val="0"/>
          <w:marBottom w:val="0"/>
          <w:divBdr>
            <w:top w:val="none" w:sz="0" w:space="0" w:color="auto"/>
            <w:left w:val="none" w:sz="0" w:space="0" w:color="auto"/>
            <w:bottom w:val="none" w:sz="0" w:space="0" w:color="auto"/>
            <w:right w:val="none" w:sz="0" w:space="0" w:color="auto"/>
          </w:divBdr>
        </w:div>
        <w:div w:id="1464732084">
          <w:marLeft w:val="0"/>
          <w:marRight w:val="0"/>
          <w:marTop w:val="0"/>
          <w:marBottom w:val="0"/>
          <w:divBdr>
            <w:top w:val="none" w:sz="0" w:space="0" w:color="auto"/>
            <w:left w:val="none" w:sz="0" w:space="0" w:color="auto"/>
            <w:bottom w:val="none" w:sz="0" w:space="0" w:color="auto"/>
            <w:right w:val="none" w:sz="0" w:space="0" w:color="auto"/>
          </w:divBdr>
        </w:div>
      </w:divsChild>
    </w:div>
    <w:div w:id="1218475452">
      <w:bodyDiv w:val="1"/>
      <w:marLeft w:val="0"/>
      <w:marRight w:val="0"/>
      <w:marTop w:val="0"/>
      <w:marBottom w:val="0"/>
      <w:divBdr>
        <w:top w:val="none" w:sz="0" w:space="0" w:color="auto"/>
        <w:left w:val="none" w:sz="0" w:space="0" w:color="auto"/>
        <w:bottom w:val="none" w:sz="0" w:space="0" w:color="auto"/>
        <w:right w:val="none" w:sz="0" w:space="0" w:color="auto"/>
      </w:divBdr>
    </w:div>
    <w:div w:id="1227953070">
      <w:bodyDiv w:val="1"/>
      <w:marLeft w:val="0"/>
      <w:marRight w:val="0"/>
      <w:marTop w:val="0"/>
      <w:marBottom w:val="0"/>
      <w:divBdr>
        <w:top w:val="none" w:sz="0" w:space="0" w:color="auto"/>
        <w:left w:val="none" w:sz="0" w:space="0" w:color="auto"/>
        <w:bottom w:val="none" w:sz="0" w:space="0" w:color="auto"/>
        <w:right w:val="none" w:sz="0" w:space="0" w:color="auto"/>
      </w:divBdr>
      <w:divsChild>
        <w:div w:id="1028525739">
          <w:marLeft w:val="0"/>
          <w:marRight w:val="0"/>
          <w:marTop w:val="0"/>
          <w:marBottom w:val="0"/>
          <w:divBdr>
            <w:top w:val="none" w:sz="0" w:space="0" w:color="auto"/>
            <w:left w:val="none" w:sz="0" w:space="0" w:color="auto"/>
            <w:bottom w:val="none" w:sz="0" w:space="0" w:color="auto"/>
            <w:right w:val="none" w:sz="0" w:space="0" w:color="auto"/>
          </w:divBdr>
        </w:div>
        <w:div w:id="1673558947">
          <w:marLeft w:val="0"/>
          <w:marRight w:val="0"/>
          <w:marTop w:val="0"/>
          <w:marBottom w:val="0"/>
          <w:divBdr>
            <w:top w:val="none" w:sz="0" w:space="0" w:color="auto"/>
            <w:left w:val="none" w:sz="0" w:space="0" w:color="auto"/>
            <w:bottom w:val="none" w:sz="0" w:space="0" w:color="auto"/>
            <w:right w:val="none" w:sz="0" w:space="0" w:color="auto"/>
          </w:divBdr>
        </w:div>
        <w:div w:id="1939555649">
          <w:marLeft w:val="0"/>
          <w:marRight w:val="0"/>
          <w:marTop w:val="0"/>
          <w:marBottom w:val="0"/>
          <w:divBdr>
            <w:top w:val="none" w:sz="0" w:space="0" w:color="auto"/>
            <w:left w:val="none" w:sz="0" w:space="0" w:color="auto"/>
            <w:bottom w:val="none" w:sz="0" w:space="0" w:color="auto"/>
            <w:right w:val="none" w:sz="0" w:space="0" w:color="auto"/>
          </w:divBdr>
        </w:div>
      </w:divsChild>
    </w:div>
    <w:div w:id="1248198894">
      <w:bodyDiv w:val="1"/>
      <w:marLeft w:val="0"/>
      <w:marRight w:val="0"/>
      <w:marTop w:val="0"/>
      <w:marBottom w:val="0"/>
      <w:divBdr>
        <w:top w:val="none" w:sz="0" w:space="0" w:color="auto"/>
        <w:left w:val="none" w:sz="0" w:space="0" w:color="auto"/>
        <w:bottom w:val="none" w:sz="0" w:space="0" w:color="auto"/>
        <w:right w:val="none" w:sz="0" w:space="0" w:color="auto"/>
      </w:divBdr>
    </w:div>
    <w:div w:id="1285186707">
      <w:bodyDiv w:val="1"/>
      <w:marLeft w:val="0"/>
      <w:marRight w:val="0"/>
      <w:marTop w:val="0"/>
      <w:marBottom w:val="0"/>
      <w:divBdr>
        <w:top w:val="none" w:sz="0" w:space="0" w:color="auto"/>
        <w:left w:val="none" w:sz="0" w:space="0" w:color="auto"/>
        <w:bottom w:val="none" w:sz="0" w:space="0" w:color="auto"/>
        <w:right w:val="none" w:sz="0" w:space="0" w:color="auto"/>
      </w:divBdr>
    </w:div>
    <w:div w:id="1307467231">
      <w:bodyDiv w:val="1"/>
      <w:marLeft w:val="0"/>
      <w:marRight w:val="0"/>
      <w:marTop w:val="0"/>
      <w:marBottom w:val="0"/>
      <w:divBdr>
        <w:top w:val="none" w:sz="0" w:space="0" w:color="auto"/>
        <w:left w:val="none" w:sz="0" w:space="0" w:color="auto"/>
        <w:bottom w:val="none" w:sz="0" w:space="0" w:color="auto"/>
        <w:right w:val="none" w:sz="0" w:space="0" w:color="auto"/>
      </w:divBdr>
    </w:div>
    <w:div w:id="1323466674">
      <w:bodyDiv w:val="1"/>
      <w:marLeft w:val="0"/>
      <w:marRight w:val="0"/>
      <w:marTop w:val="0"/>
      <w:marBottom w:val="0"/>
      <w:divBdr>
        <w:top w:val="none" w:sz="0" w:space="0" w:color="auto"/>
        <w:left w:val="none" w:sz="0" w:space="0" w:color="auto"/>
        <w:bottom w:val="none" w:sz="0" w:space="0" w:color="auto"/>
        <w:right w:val="none" w:sz="0" w:space="0" w:color="auto"/>
      </w:divBdr>
      <w:divsChild>
        <w:div w:id="1499691862">
          <w:marLeft w:val="0"/>
          <w:marRight w:val="0"/>
          <w:marTop w:val="0"/>
          <w:marBottom w:val="0"/>
          <w:divBdr>
            <w:top w:val="none" w:sz="0" w:space="0" w:color="auto"/>
            <w:left w:val="none" w:sz="0" w:space="0" w:color="auto"/>
            <w:bottom w:val="none" w:sz="0" w:space="0" w:color="auto"/>
            <w:right w:val="none" w:sz="0" w:space="0" w:color="auto"/>
          </w:divBdr>
          <w:divsChild>
            <w:div w:id="1597013840">
              <w:marLeft w:val="0"/>
              <w:marRight w:val="0"/>
              <w:marTop w:val="0"/>
              <w:marBottom w:val="0"/>
              <w:divBdr>
                <w:top w:val="none" w:sz="0" w:space="0" w:color="auto"/>
                <w:left w:val="none" w:sz="0" w:space="0" w:color="auto"/>
                <w:bottom w:val="none" w:sz="0" w:space="0" w:color="auto"/>
                <w:right w:val="none" w:sz="0" w:space="0" w:color="auto"/>
              </w:divBdr>
              <w:divsChild>
                <w:div w:id="16939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7392">
      <w:bodyDiv w:val="1"/>
      <w:marLeft w:val="0"/>
      <w:marRight w:val="0"/>
      <w:marTop w:val="0"/>
      <w:marBottom w:val="0"/>
      <w:divBdr>
        <w:top w:val="none" w:sz="0" w:space="0" w:color="auto"/>
        <w:left w:val="none" w:sz="0" w:space="0" w:color="auto"/>
        <w:bottom w:val="none" w:sz="0" w:space="0" w:color="auto"/>
        <w:right w:val="none" w:sz="0" w:space="0" w:color="auto"/>
      </w:divBdr>
      <w:divsChild>
        <w:div w:id="686366658">
          <w:marLeft w:val="0"/>
          <w:marRight w:val="0"/>
          <w:marTop w:val="0"/>
          <w:marBottom w:val="0"/>
          <w:divBdr>
            <w:top w:val="none" w:sz="0" w:space="0" w:color="auto"/>
            <w:left w:val="none" w:sz="0" w:space="0" w:color="auto"/>
            <w:bottom w:val="none" w:sz="0" w:space="0" w:color="auto"/>
            <w:right w:val="none" w:sz="0" w:space="0" w:color="auto"/>
          </w:divBdr>
        </w:div>
        <w:div w:id="868908724">
          <w:marLeft w:val="0"/>
          <w:marRight w:val="0"/>
          <w:marTop w:val="0"/>
          <w:marBottom w:val="0"/>
          <w:divBdr>
            <w:top w:val="none" w:sz="0" w:space="0" w:color="auto"/>
            <w:left w:val="none" w:sz="0" w:space="0" w:color="auto"/>
            <w:bottom w:val="none" w:sz="0" w:space="0" w:color="auto"/>
            <w:right w:val="none" w:sz="0" w:space="0" w:color="auto"/>
          </w:divBdr>
        </w:div>
        <w:div w:id="1369990092">
          <w:marLeft w:val="0"/>
          <w:marRight w:val="0"/>
          <w:marTop w:val="0"/>
          <w:marBottom w:val="0"/>
          <w:divBdr>
            <w:top w:val="none" w:sz="0" w:space="0" w:color="auto"/>
            <w:left w:val="none" w:sz="0" w:space="0" w:color="auto"/>
            <w:bottom w:val="none" w:sz="0" w:space="0" w:color="auto"/>
            <w:right w:val="none" w:sz="0" w:space="0" w:color="auto"/>
          </w:divBdr>
        </w:div>
        <w:div w:id="1533610518">
          <w:marLeft w:val="0"/>
          <w:marRight w:val="0"/>
          <w:marTop w:val="0"/>
          <w:marBottom w:val="0"/>
          <w:divBdr>
            <w:top w:val="none" w:sz="0" w:space="0" w:color="auto"/>
            <w:left w:val="none" w:sz="0" w:space="0" w:color="auto"/>
            <w:bottom w:val="none" w:sz="0" w:space="0" w:color="auto"/>
            <w:right w:val="none" w:sz="0" w:space="0" w:color="auto"/>
          </w:divBdr>
        </w:div>
        <w:div w:id="1730225006">
          <w:marLeft w:val="0"/>
          <w:marRight w:val="0"/>
          <w:marTop w:val="0"/>
          <w:marBottom w:val="0"/>
          <w:divBdr>
            <w:top w:val="none" w:sz="0" w:space="0" w:color="auto"/>
            <w:left w:val="none" w:sz="0" w:space="0" w:color="auto"/>
            <w:bottom w:val="none" w:sz="0" w:space="0" w:color="auto"/>
            <w:right w:val="none" w:sz="0" w:space="0" w:color="auto"/>
          </w:divBdr>
        </w:div>
        <w:div w:id="1802846425">
          <w:marLeft w:val="0"/>
          <w:marRight w:val="0"/>
          <w:marTop w:val="0"/>
          <w:marBottom w:val="0"/>
          <w:divBdr>
            <w:top w:val="none" w:sz="0" w:space="0" w:color="auto"/>
            <w:left w:val="none" w:sz="0" w:space="0" w:color="auto"/>
            <w:bottom w:val="none" w:sz="0" w:space="0" w:color="auto"/>
            <w:right w:val="none" w:sz="0" w:space="0" w:color="auto"/>
          </w:divBdr>
        </w:div>
        <w:div w:id="2069910365">
          <w:marLeft w:val="0"/>
          <w:marRight w:val="0"/>
          <w:marTop w:val="0"/>
          <w:marBottom w:val="0"/>
          <w:divBdr>
            <w:top w:val="none" w:sz="0" w:space="0" w:color="auto"/>
            <w:left w:val="none" w:sz="0" w:space="0" w:color="auto"/>
            <w:bottom w:val="none" w:sz="0" w:space="0" w:color="auto"/>
            <w:right w:val="none" w:sz="0" w:space="0" w:color="auto"/>
          </w:divBdr>
        </w:div>
      </w:divsChild>
    </w:div>
    <w:div w:id="1481577516">
      <w:bodyDiv w:val="1"/>
      <w:marLeft w:val="0"/>
      <w:marRight w:val="0"/>
      <w:marTop w:val="0"/>
      <w:marBottom w:val="0"/>
      <w:divBdr>
        <w:top w:val="none" w:sz="0" w:space="0" w:color="auto"/>
        <w:left w:val="none" w:sz="0" w:space="0" w:color="auto"/>
        <w:bottom w:val="none" w:sz="0" w:space="0" w:color="auto"/>
        <w:right w:val="none" w:sz="0" w:space="0" w:color="auto"/>
      </w:divBdr>
    </w:div>
    <w:div w:id="1499343942">
      <w:bodyDiv w:val="1"/>
      <w:marLeft w:val="0"/>
      <w:marRight w:val="0"/>
      <w:marTop w:val="0"/>
      <w:marBottom w:val="0"/>
      <w:divBdr>
        <w:top w:val="none" w:sz="0" w:space="0" w:color="auto"/>
        <w:left w:val="none" w:sz="0" w:space="0" w:color="auto"/>
        <w:bottom w:val="none" w:sz="0" w:space="0" w:color="auto"/>
        <w:right w:val="none" w:sz="0" w:space="0" w:color="auto"/>
      </w:divBdr>
    </w:div>
    <w:div w:id="1537235462">
      <w:bodyDiv w:val="1"/>
      <w:marLeft w:val="0"/>
      <w:marRight w:val="0"/>
      <w:marTop w:val="0"/>
      <w:marBottom w:val="0"/>
      <w:divBdr>
        <w:top w:val="none" w:sz="0" w:space="0" w:color="auto"/>
        <w:left w:val="none" w:sz="0" w:space="0" w:color="auto"/>
        <w:bottom w:val="none" w:sz="0" w:space="0" w:color="auto"/>
        <w:right w:val="none" w:sz="0" w:space="0" w:color="auto"/>
      </w:divBdr>
    </w:div>
    <w:div w:id="1574391958">
      <w:bodyDiv w:val="1"/>
      <w:marLeft w:val="0"/>
      <w:marRight w:val="0"/>
      <w:marTop w:val="0"/>
      <w:marBottom w:val="0"/>
      <w:divBdr>
        <w:top w:val="none" w:sz="0" w:space="0" w:color="auto"/>
        <w:left w:val="none" w:sz="0" w:space="0" w:color="auto"/>
        <w:bottom w:val="none" w:sz="0" w:space="0" w:color="auto"/>
        <w:right w:val="none" w:sz="0" w:space="0" w:color="auto"/>
      </w:divBdr>
    </w:div>
    <w:div w:id="1592666684">
      <w:bodyDiv w:val="1"/>
      <w:marLeft w:val="0"/>
      <w:marRight w:val="0"/>
      <w:marTop w:val="0"/>
      <w:marBottom w:val="0"/>
      <w:divBdr>
        <w:top w:val="none" w:sz="0" w:space="0" w:color="auto"/>
        <w:left w:val="none" w:sz="0" w:space="0" w:color="auto"/>
        <w:bottom w:val="none" w:sz="0" w:space="0" w:color="auto"/>
        <w:right w:val="none" w:sz="0" w:space="0" w:color="auto"/>
      </w:divBdr>
    </w:div>
    <w:div w:id="1610889945">
      <w:bodyDiv w:val="1"/>
      <w:marLeft w:val="0"/>
      <w:marRight w:val="0"/>
      <w:marTop w:val="0"/>
      <w:marBottom w:val="0"/>
      <w:divBdr>
        <w:top w:val="none" w:sz="0" w:space="0" w:color="auto"/>
        <w:left w:val="none" w:sz="0" w:space="0" w:color="auto"/>
        <w:bottom w:val="none" w:sz="0" w:space="0" w:color="auto"/>
        <w:right w:val="none" w:sz="0" w:space="0" w:color="auto"/>
      </w:divBdr>
      <w:divsChild>
        <w:div w:id="1622027910">
          <w:marLeft w:val="0"/>
          <w:marRight w:val="0"/>
          <w:marTop w:val="0"/>
          <w:marBottom w:val="0"/>
          <w:divBdr>
            <w:top w:val="none" w:sz="0" w:space="0" w:color="auto"/>
            <w:left w:val="none" w:sz="0" w:space="0" w:color="auto"/>
            <w:bottom w:val="none" w:sz="0" w:space="0" w:color="auto"/>
            <w:right w:val="none" w:sz="0" w:space="0" w:color="auto"/>
          </w:divBdr>
          <w:divsChild>
            <w:div w:id="1873029072">
              <w:marLeft w:val="0"/>
              <w:marRight w:val="0"/>
              <w:marTop w:val="0"/>
              <w:marBottom w:val="0"/>
              <w:divBdr>
                <w:top w:val="none" w:sz="0" w:space="0" w:color="auto"/>
                <w:left w:val="none" w:sz="0" w:space="0" w:color="auto"/>
                <w:bottom w:val="none" w:sz="0" w:space="0" w:color="auto"/>
                <w:right w:val="none" w:sz="0" w:space="0" w:color="auto"/>
              </w:divBdr>
              <w:divsChild>
                <w:div w:id="366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89599">
      <w:bodyDiv w:val="1"/>
      <w:marLeft w:val="0"/>
      <w:marRight w:val="0"/>
      <w:marTop w:val="0"/>
      <w:marBottom w:val="0"/>
      <w:divBdr>
        <w:top w:val="none" w:sz="0" w:space="0" w:color="auto"/>
        <w:left w:val="none" w:sz="0" w:space="0" w:color="auto"/>
        <w:bottom w:val="none" w:sz="0" w:space="0" w:color="auto"/>
        <w:right w:val="none" w:sz="0" w:space="0" w:color="auto"/>
      </w:divBdr>
    </w:div>
    <w:div w:id="1615675806">
      <w:bodyDiv w:val="1"/>
      <w:marLeft w:val="0"/>
      <w:marRight w:val="0"/>
      <w:marTop w:val="0"/>
      <w:marBottom w:val="0"/>
      <w:divBdr>
        <w:top w:val="none" w:sz="0" w:space="0" w:color="auto"/>
        <w:left w:val="none" w:sz="0" w:space="0" w:color="auto"/>
        <w:bottom w:val="none" w:sz="0" w:space="0" w:color="auto"/>
        <w:right w:val="none" w:sz="0" w:space="0" w:color="auto"/>
      </w:divBdr>
    </w:div>
    <w:div w:id="1673527604">
      <w:bodyDiv w:val="1"/>
      <w:marLeft w:val="0"/>
      <w:marRight w:val="0"/>
      <w:marTop w:val="0"/>
      <w:marBottom w:val="0"/>
      <w:divBdr>
        <w:top w:val="none" w:sz="0" w:space="0" w:color="auto"/>
        <w:left w:val="none" w:sz="0" w:space="0" w:color="auto"/>
        <w:bottom w:val="none" w:sz="0" w:space="0" w:color="auto"/>
        <w:right w:val="none" w:sz="0" w:space="0" w:color="auto"/>
      </w:divBdr>
    </w:div>
    <w:div w:id="1685009945">
      <w:bodyDiv w:val="1"/>
      <w:marLeft w:val="0"/>
      <w:marRight w:val="0"/>
      <w:marTop w:val="0"/>
      <w:marBottom w:val="0"/>
      <w:divBdr>
        <w:top w:val="none" w:sz="0" w:space="0" w:color="auto"/>
        <w:left w:val="none" w:sz="0" w:space="0" w:color="auto"/>
        <w:bottom w:val="none" w:sz="0" w:space="0" w:color="auto"/>
        <w:right w:val="none" w:sz="0" w:space="0" w:color="auto"/>
      </w:divBdr>
      <w:divsChild>
        <w:div w:id="333530968">
          <w:marLeft w:val="0"/>
          <w:marRight w:val="0"/>
          <w:marTop w:val="0"/>
          <w:marBottom w:val="0"/>
          <w:divBdr>
            <w:top w:val="none" w:sz="0" w:space="0" w:color="auto"/>
            <w:left w:val="none" w:sz="0" w:space="0" w:color="auto"/>
            <w:bottom w:val="none" w:sz="0" w:space="0" w:color="auto"/>
            <w:right w:val="none" w:sz="0" w:space="0" w:color="auto"/>
          </w:divBdr>
        </w:div>
        <w:div w:id="378479037">
          <w:marLeft w:val="0"/>
          <w:marRight w:val="0"/>
          <w:marTop w:val="0"/>
          <w:marBottom w:val="0"/>
          <w:divBdr>
            <w:top w:val="none" w:sz="0" w:space="0" w:color="auto"/>
            <w:left w:val="none" w:sz="0" w:space="0" w:color="auto"/>
            <w:bottom w:val="none" w:sz="0" w:space="0" w:color="auto"/>
            <w:right w:val="none" w:sz="0" w:space="0" w:color="auto"/>
          </w:divBdr>
        </w:div>
        <w:div w:id="495850671">
          <w:marLeft w:val="0"/>
          <w:marRight w:val="0"/>
          <w:marTop w:val="0"/>
          <w:marBottom w:val="0"/>
          <w:divBdr>
            <w:top w:val="none" w:sz="0" w:space="0" w:color="auto"/>
            <w:left w:val="none" w:sz="0" w:space="0" w:color="auto"/>
            <w:bottom w:val="none" w:sz="0" w:space="0" w:color="auto"/>
            <w:right w:val="none" w:sz="0" w:space="0" w:color="auto"/>
          </w:divBdr>
        </w:div>
        <w:div w:id="898057641">
          <w:marLeft w:val="0"/>
          <w:marRight w:val="0"/>
          <w:marTop w:val="0"/>
          <w:marBottom w:val="0"/>
          <w:divBdr>
            <w:top w:val="none" w:sz="0" w:space="0" w:color="auto"/>
            <w:left w:val="none" w:sz="0" w:space="0" w:color="auto"/>
            <w:bottom w:val="none" w:sz="0" w:space="0" w:color="auto"/>
            <w:right w:val="none" w:sz="0" w:space="0" w:color="auto"/>
          </w:divBdr>
        </w:div>
      </w:divsChild>
    </w:div>
    <w:div w:id="1702781082">
      <w:bodyDiv w:val="1"/>
      <w:marLeft w:val="0"/>
      <w:marRight w:val="0"/>
      <w:marTop w:val="0"/>
      <w:marBottom w:val="0"/>
      <w:divBdr>
        <w:top w:val="none" w:sz="0" w:space="0" w:color="auto"/>
        <w:left w:val="none" w:sz="0" w:space="0" w:color="auto"/>
        <w:bottom w:val="none" w:sz="0" w:space="0" w:color="auto"/>
        <w:right w:val="none" w:sz="0" w:space="0" w:color="auto"/>
      </w:divBdr>
    </w:div>
    <w:div w:id="1745495455">
      <w:bodyDiv w:val="1"/>
      <w:marLeft w:val="0"/>
      <w:marRight w:val="0"/>
      <w:marTop w:val="0"/>
      <w:marBottom w:val="0"/>
      <w:divBdr>
        <w:top w:val="none" w:sz="0" w:space="0" w:color="auto"/>
        <w:left w:val="none" w:sz="0" w:space="0" w:color="auto"/>
        <w:bottom w:val="none" w:sz="0" w:space="0" w:color="auto"/>
        <w:right w:val="none" w:sz="0" w:space="0" w:color="auto"/>
      </w:divBdr>
    </w:div>
    <w:div w:id="1763140102">
      <w:bodyDiv w:val="1"/>
      <w:marLeft w:val="0"/>
      <w:marRight w:val="0"/>
      <w:marTop w:val="0"/>
      <w:marBottom w:val="0"/>
      <w:divBdr>
        <w:top w:val="none" w:sz="0" w:space="0" w:color="auto"/>
        <w:left w:val="none" w:sz="0" w:space="0" w:color="auto"/>
        <w:bottom w:val="none" w:sz="0" w:space="0" w:color="auto"/>
        <w:right w:val="none" w:sz="0" w:space="0" w:color="auto"/>
      </w:divBdr>
    </w:div>
    <w:div w:id="1781291888">
      <w:bodyDiv w:val="1"/>
      <w:marLeft w:val="0"/>
      <w:marRight w:val="0"/>
      <w:marTop w:val="0"/>
      <w:marBottom w:val="0"/>
      <w:divBdr>
        <w:top w:val="none" w:sz="0" w:space="0" w:color="auto"/>
        <w:left w:val="none" w:sz="0" w:space="0" w:color="auto"/>
        <w:bottom w:val="none" w:sz="0" w:space="0" w:color="auto"/>
        <w:right w:val="none" w:sz="0" w:space="0" w:color="auto"/>
      </w:divBdr>
      <w:divsChild>
        <w:div w:id="252445641">
          <w:marLeft w:val="0"/>
          <w:marRight w:val="0"/>
          <w:marTop w:val="0"/>
          <w:marBottom w:val="0"/>
          <w:divBdr>
            <w:top w:val="none" w:sz="0" w:space="0" w:color="auto"/>
            <w:left w:val="none" w:sz="0" w:space="0" w:color="auto"/>
            <w:bottom w:val="none" w:sz="0" w:space="0" w:color="auto"/>
            <w:right w:val="none" w:sz="0" w:space="0" w:color="auto"/>
          </w:divBdr>
        </w:div>
        <w:div w:id="328219677">
          <w:marLeft w:val="0"/>
          <w:marRight w:val="0"/>
          <w:marTop w:val="0"/>
          <w:marBottom w:val="0"/>
          <w:divBdr>
            <w:top w:val="none" w:sz="0" w:space="0" w:color="auto"/>
            <w:left w:val="none" w:sz="0" w:space="0" w:color="auto"/>
            <w:bottom w:val="none" w:sz="0" w:space="0" w:color="auto"/>
            <w:right w:val="none" w:sz="0" w:space="0" w:color="auto"/>
          </w:divBdr>
        </w:div>
        <w:div w:id="359404914">
          <w:marLeft w:val="0"/>
          <w:marRight w:val="0"/>
          <w:marTop w:val="0"/>
          <w:marBottom w:val="0"/>
          <w:divBdr>
            <w:top w:val="none" w:sz="0" w:space="0" w:color="auto"/>
            <w:left w:val="none" w:sz="0" w:space="0" w:color="auto"/>
            <w:bottom w:val="none" w:sz="0" w:space="0" w:color="auto"/>
            <w:right w:val="none" w:sz="0" w:space="0" w:color="auto"/>
          </w:divBdr>
        </w:div>
        <w:div w:id="511574288">
          <w:marLeft w:val="0"/>
          <w:marRight w:val="0"/>
          <w:marTop w:val="0"/>
          <w:marBottom w:val="0"/>
          <w:divBdr>
            <w:top w:val="none" w:sz="0" w:space="0" w:color="auto"/>
            <w:left w:val="none" w:sz="0" w:space="0" w:color="auto"/>
            <w:bottom w:val="none" w:sz="0" w:space="0" w:color="auto"/>
            <w:right w:val="none" w:sz="0" w:space="0" w:color="auto"/>
          </w:divBdr>
        </w:div>
        <w:div w:id="520166706">
          <w:marLeft w:val="0"/>
          <w:marRight w:val="0"/>
          <w:marTop w:val="0"/>
          <w:marBottom w:val="0"/>
          <w:divBdr>
            <w:top w:val="none" w:sz="0" w:space="0" w:color="auto"/>
            <w:left w:val="none" w:sz="0" w:space="0" w:color="auto"/>
            <w:bottom w:val="none" w:sz="0" w:space="0" w:color="auto"/>
            <w:right w:val="none" w:sz="0" w:space="0" w:color="auto"/>
          </w:divBdr>
        </w:div>
        <w:div w:id="622688812">
          <w:marLeft w:val="0"/>
          <w:marRight w:val="0"/>
          <w:marTop w:val="0"/>
          <w:marBottom w:val="0"/>
          <w:divBdr>
            <w:top w:val="none" w:sz="0" w:space="0" w:color="auto"/>
            <w:left w:val="none" w:sz="0" w:space="0" w:color="auto"/>
            <w:bottom w:val="none" w:sz="0" w:space="0" w:color="auto"/>
            <w:right w:val="none" w:sz="0" w:space="0" w:color="auto"/>
          </w:divBdr>
        </w:div>
        <w:div w:id="633213606">
          <w:marLeft w:val="0"/>
          <w:marRight w:val="0"/>
          <w:marTop w:val="0"/>
          <w:marBottom w:val="0"/>
          <w:divBdr>
            <w:top w:val="none" w:sz="0" w:space="0" w:color="auto"/>
            <w:left w:val="none" w:sz="0" w:space="0" w:color="auto"/>
            <w:bottom w:val="none" w:sz="0" w:space="0" w:color="auto"/>
            <w:right w:val="none" w:sz="0" w:space="0" w:color="auto"/>
          </w:divBdr>
        </w:div>
        <w:div w:id="649747778">
          <w:marLeft w:val="0"/>
          <w:marRight w:val="0"/>
          <w:marTop w:val="0"/>
          <w:marBottom w:val="0"/>
          <w:divBdr>
            <w:top w:val="none" w:sz="0" w:space="0" w:color="auto"/>
            <w:left w:val="none" w:sz="0" w:space="0" w:color="auto"/>
            <w:bottom w:val="none" w:sz="0" w:space="0" w:color="auto"/>
            <w:right w:val="none" w:sz="0" w:space="0" w:color="auto"/>
          </w:divBdr>
        </w:div>
        <w:div w:id="778648649">
          <w:marLeft w:val="0"/>
          <w:marRight w:val="0"/>
          <w:marTop w:val="0"/>
          <w:marBottom w:val="0"/>
          <w:divBdr>
            <w:top w:val="none" w:sz="0" w:space="0" w:color="auto"/>
            <w:left w:val="none" w:sz="0" w:space="0" w:color="auto"/>
            <w:bottom w:val="none" w:sz="0" w:space="0" w:color="auto"/>
            <w:right w:val="none" w:sz="0" w:space="0" w:color="auto"/>
          </w:divBdr>
        </w:div>
        <w:div w:id="886841562">
          <w:marLeft w:val="0"/>
          <w:marRight w:val="0"/>
          <w:marTop w:val="0"/>
          <w:marBottom w:val="0"/>
          <w:divBdr>
            <w:top w:val="none" w:sz="0" w:space="0" w:color="auto"/>
            <w:left w:val="none" w:sz="0" w:space="0" w:color="auto"/>
            <w:bottom w:val="none" w:sz="0" w:space="0" w:color="auto"/>
            <w:right w:val="none" w:sz="0" w:space="0" w:color="auto"/>
          </w:divBdr>
        </w:div>
        <w:div w:id="917597718">
          <w:marLeft w:val="0"/>
          <w:marRight w:val="0"/>
          <w:marTop w:val="0"/>
          <w:marBottom w:val="0"/>
          <w:divBdr>
            <w:top w:val="none" w:sz="0" w:space="0" w:color="auto"/>
            <w:left w:val="none" w:sz="0" w:space="0" w:color="auto"/>
            <w:bottom w:val="none" w:sz="0" w:space="0" w:color="auto"/>
            <w:right w:val="none" w:sz="0" w:space="0" w:color="auto"/>
          </w:divBdr>
        </w:div>
        <w:div w:id="1026951612">
          <w:marLeft w:val="0"/>
          <w:marRight w:val="0"/>
          <w:marTop w:val="0"/>
          <w:marBottom w:val="0"/>
          <w:divBdr>
            <w:top w:val="none" w:sz="0" w:space="0" w:color="auto"/>
            <w:left w:val="none" w:sz="0" w:space="0" w:color="auto"/>
            <w:bottom w:val="none" w:sz="0" w:space="0" w:color="auto"/>
            <w:right w:val="none" w:sz="0" w:space="0" w:color="auto"/>
          </w:divBdr>
        </w:div>
        <w:div w:id="1046444142">
          <w:marLeft w:val="0"/>
          <w:marRight w:val="0"/>
          <w:marTop w:val="0"/>
          <w:marBottom w:val="0"/>
          <w:divBdr>
            <w:top w:val="none" w:sz="0" w:space="0" w:color="auto"/>
            <w:left w:val="none" w:sz="0" w:space="0" w:color="auto"/>
            <w:bottom w:val="none" w:sz="0" w:space="0" w:color="auto"/>
            <w:right w:val="none" w:sz="0" w:space="0" w:color="auto"/>
          </w:divBdr>
        </w:div>
        <w:div w:id="1072314094">
          <w:marLeft w:val="0"/>
          <w:marRight w:val="0"/>
          <w:marTop w:val="0"/>
          <w:marBottom w:val="0"/>
          <w:divBdr>
            <w:top w:val="none" w:sz="0" w:space="0" w:color="auto"/>
            <w:left w:val="none" w:sz="0" w:space="0" w:color="auto"/>
            <w:bottom w:val="none" w:sz="0" w:space="0" w:color="auto"/>
            <w:right w:val="none" w:sz="0" w:space="0" w:color="auto"/>
          </w:divBdr>
        </w:div>
        <w:div w:id="1151756453">
          <w:marLeft w:val="0"/>
          <w:marRight w:val="0"/>
          <w:marTop w:val="0"/>
          <w:marBottom w:val="0"/>
          <w:divBdr>
            <w:top w:val="none" w:sz="0" w:space="0" w:color="auto"/>
            <w:left w:val="none" w:sz="0" w:space="0" w:color="auto"/>
            <w:bottom w:val="none" w:sz="0" w:space="0" w:color="auto"/>
            <w:right w:val="none" w:sz="0" w:space="0" w:color="auto"/>
          </w:divBdr>
        </w:div>
        <w:div w:id="1198355206">
          <w:marLeft w:val="0"/>
          <w:marRight w:val="0"/>
          <w:marTop w:val="0"/>
          <w:marBottom w:val="0"/>
          <w:divBdr>
            <w:top w:val="none" w:sz="0" w:space="0" w:color="auto"/>
            <w:left w:val="none" w:sz="0" w:space="0" w:color="auto"/>
            <w:bottom w:val="none" w:sz="0" w:space="0" w:color="auto"/>
            <w:right w:val="none" w:sz="0" w:space="0" w:color="auto"/>
          </w:divBdr>
        </w:div>
        <w:div w:id="1241982646">
          <w:marLeft w:val="0"/>
          <w:marRight w:val="0"/>
          <w:marTop w:val="0"/>
          <w:marBottom w:val="0"/>
          <w:divBdr>
            <w:top w:val="none" w:sz="0" w:space="0" w:color="auto"/>
            <w:left w:val="none" w:sz="0" w:space="0" w:color="auto"/>
            <w:bottom w:val="none" w:sz="0" w:space="0" w:color="auto"/>
            <w:right w:val="none" w:sz="0" w:space="0" w:color="auto"/>
          </w:divBdr>
        </w:div>
        <w:div w:id="1318074907">
          <w:marLeft w:val="0"/>
          <w:marRight w:val="0"/>
          <w:marTop w:val="0"/>
          <w:marBottom w:val="0"/>
          <w:divBdr>
            <w:top w:val="none" w:sz="0" w:space="0" w:color="auto"/>
            <w:left w:val="none" w:sz="0" w:space="0" w:color="auto"/>
            <w:bottom w:val="none" w:sz="0" w:space="0" w:color="auto"/>
            <w:right w:val="none" w:sz="0" w:space="0" w:color="auto"/>
          </w:divBdr>
        </w:div>
        <w:div w:id="1336686679">
          <w:marLeft w:val="0"/>
          <w:marRight w:val="0"/>
          <w:marTop w:val="0"/>
          <w:marBottom w:val="0"/>
          <w:divBdr>
            <w:top w:val="none" w:sz="0" w:space="0" w:color="auto"/>
            <w:left w:val="none" w:sz="0" w:space="0" w:color="auto"/>
            <w:bottom w:val="none" w:sz="0" w:space="0" w:color="auto"/>
            <w:right w:val="none" w:sz="0" w:space="0" w:color="auto"/>
          </w:divBdr>
        </w:div>
        <w:div w:id="1338462445">
          <w:marLeft w:val="0"/>
          <w:marRight w:val="0"/>
          <w:marTop w:val="0"/>
          <w:marBottom w:val="0"/>
          <w:divBdr>
            <w:top w:val="none" w:sz="0" w:space="0" w:color="auto"/>
            <w:left w:val="none" w:sz="0" w:space="0" w:color="auto"/>
            <w:bottom w:val="none" w:sz="0" w:space="0" w:color="auto"/>
            <w:right w:val="none" w:sz="0" w:space="0" w:color="auto"/>
          </w:divBdr>
        </w:div>
        <w:div w:id="1404836498">
          <w:marLeft w:val="0"/>
          <w:marRight w:val="0"/>
          <w:marTop w:val="0"/>
          <w:marBottom w:val="0"/>
          <w:divBdr>
            <w:top w:val="none" w:sz="0" w:space="0" w:color="auto"/>
            <w:left w:val="none" w:sz="0" w:space="0" w:color="auto"/>
            <w:bottom w:val="none" w:sz="0" w:space="0" w:color="auto"/>
            <w:right w:val="none" w:sz="0" w:space="0" w:color="auto"/>
          </w:divBdr>
        </w:div>
        <w:div w:id="1407991333">
          <w:marLeft w:val="0"/>
          <w:marRight w:val="0"/>
          <w:marTop w:val="0"/>
          <w:marBottom w:val="0"/>
          <w:divBdr>
            <w:top w:val="none" w:sz="0" w:space="0" w:color="auto"/>
            <w:left w:val="none" w:sz="0" w:space="0" w:color="auto"/>
            <w:bottom w:val="none" w:sz="0" w:space="0" w:color="auto"/>
            <w:right w:val="none" w:sz="0" w:space="0" w:color="auto"/>
          </w:divBdr>
        </w:div>
        <w:div w:id="1431509041">
          <w:marLeft w:val="0"/>
          <w:marRight w:val="0"/>
          <w:marTop w:val="0"/>
          <w:marBottom w:val="0"/>
          <w:divBdr>
            <w:top w:val="none" w:sz="0" w:space="0" w:color="auto"/>
            <w:left w:val="none" w:sz="0" w:space="0" w:color="auto"/>
            <w:bottom w:val="none" w:sz="0" w:space="0" w:color="auto"/>
            <w:right w:val="none" w:sz="0" w:space="0" w:color="auto"/>
          </w:divBdr>
        </w:div>
        <w:div w:id="1492989837">
          <w:marLeft w:val="0"/>
          <w:marRight w:val="0"/>
          <w:marTop w:val="0"/>
          <w:marBottom w:val="0"/>
          <w:divBdr>
            <w:top w:val="none" w:sz="0" w:space="0" w:color="auto"/>
            <w:left w:val="none" w:sz="0" w:space="0" w:color="auto"/>
            <w:bottom w:val="none" w:sz="0" w:space="0" w:color="auto"/>
            <w:right w:val="none" w:sz="0" w:space="0" w:color="auto"/>
          </w:divBdr>
        </w:div>
        <w:div w:id="1567373498">
          <w:marLeft w:val="0"/>
          <w:marRight w:val="0"/>
          <w:marTop w:val="0"/>
          <w:marBottom w:val="0"/>
          <w:divBdr>
            <w:top w:val="none" w:sz="0" w:space="0" w:color="auto"/>
            <w:left w:val="none" w:sz="0" w:space="0" w:color="auto"/>
            <w:bottom w:val="none" w:sz="0" w:space="0" w:color="auto"/>
            <w:right w:val="none" w:sz="0" w:space="0" w:color="auto"/>
          </w:divBdr>
        </w:div>
        <w:div w:id="1600523137">
          <w:marLeft w:val="0"/>
          <w:marRight w:val="0"/>
          <w:marTop w:val="0"/>
          <w:marBottom w:val="0"/>
          <w:divBdr>
            <w:top w:val="none" w:sz="0" w:space="0" w:color="auto"/>
            <w:left w:val="none" w:sz="0" w:space="0" w:color="auto"/>
            <w:bottom w:val="none" w:sz="0" w:space="0" w:color="auto"/>
            <w:right w:val="none" w:sz="0" w:space="0" w:color="auto"/>
          </w:divBdr>
        </w:div>
        <w:div w:id="1678338169">
          <w:marLeft w:val="0"/>
          <w:marRight w:val="0"/>
          <w:marTop w:val="0"/>
          <w:marBottom w:val="0"/>
          <w:divBdr>
            <w:top w:val="none" w:sz="0" w:space="0" w:color="auto"/>
            <w:left w:val="none" w:sz="0" w:space="0" w:color="auto"/>
            <w:bottom w:val="none" w:sz="0" w:space="0" w:color="auto"/>
            <w:right w:val="none" w:sz="0" w:space="0" w:color="auto"/>
          </w:divBdr>
        </w:div>
        <w:div w:id="1736971604">
          <w:marLeft w:val="0"/>
          <w:marRight w:val="0"/>
          <w:marTop w:val="0"/>
          <w:marBottom w:val="0"/>
          <w:divBdr>
            <w:top w:val="none" w:sz="0" w:space="0" w:color="auto"/>
            <w:left w:val="none" w:sz="0" w:space="0" w:color="auto"/>
            <w:bottom w:val="none" w:sz="0" w:space="0" w:color="auto"/>
            <w:right w:val="none" w:sz="0" w:space="0" w:color="auto"/>
          </w:divBdr>
        </w:div>
        <w:div w:id="1790976981">
          <w:marLeft w:val="0"/>
          <w:marRight w:val="0"/>
          <w:marTop w:val="0"/>
          <w:marBottom w:val="0"/>
          <w:divBdr>
            <w:top w:val="none" w:sz="0" w:space="0" w:color="auto"/>
            <w:left w:val="none" w:sz="0" w:space="0" w:color="auto"/>
            <w:bottom w:val="none" w:sz="0" w:space="0" w:color="auto"/>
            <w:right w:val="none" w:sz="0" w:space="0" w:color="auto"/>
          </w:divBdr>
        </w:div>
        <w:div w:id="1808544124">
          <w:marLeft w:val="0"/>
          <w:marRight w:val="0"/>
          <w:marTop w:val="0"/>
          <w:marBottom w:val="0"/>
          <w:divBdr>
            <w:top w:val="none" w:sz="0" w:space="0" w:color="auto"/>
            <w:left w:val="none" w:sz="0" w:space="0" w:color="auto"/>
            <w:bottom w:val="none" w:sz="0" w:space="0" w:color="auto"/>
            <w:right w:val="none" w:sz="0" w:space="0" w:color="auto"/>
          </w:divBdr>
        </w:div>
        <w:div w:id="1909075219">
          <w:marLeft w:val="0"/>
          <w:marRight w:val="0"/>
          <w:marTop w:val="0"/>
          <w:marBottom w:val="0"/>
          <w:divBdr>
            <w:top w:val="none" w:sz="0" w:space="0" w:color="auto"/>
            <w:left w:val="none" w:sz="0" w:space="0" w:color="auto"/>
            <w:bottom w:val="none" w:sz="0" w:space="0" w:color="auto"/>
            <w:right w:val="none" w:sz="0" w:space="0" w:color="auto"/>
          </w:divBdr>
        </w:div>
        <w:div w:id="2078017124">
          <w:marLeft w:val="0"/>
          <w:marRight w:val="0"/>
          <w:marTop w:val="0"/>
          <w:marBottom w:val="0"/>
          <w:divBdr>
            <w:top w:val="none" w:sz="0" w:space="0" w:color="auto"/>
            <w:left w:val="none" w:sz="0" w:space="0" w:color="auto"/>
            <w:bottom w:val="none" w:sz="0" w:space="0" w:color="auto"/>
            <w:right w:val="none" w:sz="0" w:space="0" w:color="auto"/>
          </w:divBdr>
        </w:div>
        <w:div w:id="2133133842">
          <w:marLeft w:val="0"/>
          <w:marRight w:val="0"/>
          <w:marTop w:val="0"/>
          <w:marBottom w:val="0"/>
          <w:divBdr>
            <w:top w:val="none" w:sz="0" w:space="0" w:color="auto"/>
            <w:left w:val="none" w:sz="0" w:space="0" w:color="auto"/>
            <w:bottom w:val="none" w:sz="0" w:space="0" w:color="auto"/>
            <w:right w:val="none" w:sz="0" w:space="0" w:color="auto"/>
          </w:divBdr>
        </w:div>
        <w:div w:id="2142919010">
          <w:marLeft w:val="0"/>
          <w:marRight w:val="0"/>
          <w:marTop w:val="0"/>
          <w:marBottom w:val="0"/>
          <w:divBdr>
            <w:top w:val="none" w:sz="0" w:space="0" w:color="auto"/>
            <w:left w:val="none" w:sz="0" w:space="0" w:color="auto"/>
            <w:bottom w:val="none" w:sz="0" w:space="0" w:color="auto"/>
            <w:right w:val="none" w:sz="0" w:space="0" w:color="auto"/>
          </w:divBdr>
        </w:div>
      </w:divsChild>
    </w:div>
    <w:div w:id="1802185550">
      <w:bodyDiv w:val="1"/>
      <w:marLeft w:val="0"/>
      <w:marRight w:val="0"/>
      <w:marTop w:val="0"/>
      <w:marBottom w:val="0"/>
      <w:divBdr>
        <w:top w:val="none" w:sz="0" w:space="0" w:color="auto"/>
        <w:left w:val="none" w:sz="0" w:space="0" w:color="auto"/>
        <w:bottom w:val="none" w:sz="0" w:space="0" w:color="auto"/>
        <w:right w:val="none" w:sz="0" w:space="0" w:color="auto"/>
      </w:divBdr>
    </w:div>
    <w:div w:id="1802721013">
      <w:bodyDiv w:val="1"/>
      <w:marLeft w:val="0"/>
      <w:marRight w:val="0"/>
      <w:marTop w:val="0"/>
      <w:marBottom w:val="0"/>
      <w:divBdr>
        <w:top w:val="none" w:sz="0" w:space="0" w:color="auto"/>
        <w:left w:val="none" w:sz="0" w:space="0" w:color="auto"/>
        <w:bottom w:val="none" w:sz="0" w:space="0" w:color="auto"/>
        <w:right w:val="none" w:sz="0" w:space="0" w:color="auto"/>
      </w:divBdr>
      <w:divsChild>
        <w:div w:id="797452834">
          <w:marLeft w:val="0"/>
          <w:marRight w:val="0"/>
          <w:marTop w:val="0"/>
          <w:marBottom w:val="0"/>
          <w:divBdr>
            <w:top w:val="none" w:sz="0" w:space="0" w:color="auto"/>
            <w:left w:val="none" w:sz="0" w:space="0" w:color="auto"/>
            <w:bottom w:val="none" w:sz="0" w:space="0" w:color="auto"/>
            <w:right w:val="none" w:sz="0" w:space="0" w:color="auto"/>
          </w:divBdr>
        </w:div>
        <w:div w:id="1438133079">
          <w:marLeft w:val="0"/>
          <w:marRight w:val="0"/>
          <w:marTop w:val="0"/>
          <w:marBottom w:val="0"/>
          <w:divBdr>
            <w:top w:val="none" w:sz="0" w:space="0" w:color="auto"/>
            <w:left w:val="none" w:sz="0" w:space="0" w:color="auto"/>
            <w:bottom w:val="none" w:sz="0" w:space="0" w:color="auto"/>
            <w:right w:val="none" w:sz="0" w:space="0" w:color="auto"/>
          </w:divBdr>
        </w:div>
      </w:divsChild>
    </w:div>
    <w:div w:id="1860659107">
      <w:bodyDiv w:val="1"/>
      <w:marLeft w:val="0"/>
      <w:marRight w:val="0"/>
      <w:marTop w:val="0"/>
      <w:marBottom w:val="0"/>
      <w:divBdr>
        <w:top w:val="none" w:sz="0" w:space="0" w:color="auto"/>
        <w:left w:val="none" w:sz="0" w:space="0" w:color="auto"/>
        <w:bottom w:val="none" w:sz="0" w:space="0" w:color="auto"/>
        <w:right w:val="none" w:sz="0" w:space="0" w:color="auto"/>
      </w:divBdr>
    </w:div>
    <w:div w:id="1886601145">
      <w:bodyDiv w:val="1"/>
      <w:marLeft w:val="0"/>
      <w:marRight w:val="0"/>
      <w:marTop w:val="0"/>
      <w:marBottom w:val="0"/>
      <w:divBdr>
        <w:top w:val="none" w:sz="0" w:space="0" w:color="auto"/>
        <w:left w:val="none" w:sz="0" w:space="0" w:color="auto"/>
        <w:bottom w:val="none" w:sz="0" w:space="0" w:color="auto"/>
        <w:right w:val="none" w:sz="0" w:space="0" w:color="auto"/>
      </w:divBdr>
    </w:div>
    <w:div w:id="1888182573">
      <w:bodyDiv w:val="1"/>
      <w:marLeft w:val="0"/>
      <w:marRight w:val="0"/>
      <w:marTop w:val="0"/>
      <w:marBottom w:val="0"/>
      <w:divBdr>
        <w:top w:val="none" w:sz="0" w:space="0" w:color="auto"/>
        <w:left w:val="none" w:sz="0" w:space="0" w:color="auto"/>
        <w:bottom w:val="none" w:sz="0" w:space="0" w:color="auto"/>
        <w:right w:val="none" w:sz="0" w:space="0" w:color="auto"/>
      </w:divBdr>
      <w:divsChild>
        <w:div w:id="78872127">
          <w:marLeft w:val="0"/>
          <w:marRight w:val="0"/>
          <w:marTop w:val="0"/>
          <w:marBottom w:val="0"/>
          <w:divBdr>
            <w:top w:val="none" w:sz="0" w:space="0" w:color="auto"/>
            <w:left w:val="none" w:sz="0" w:space="0" w:color="auto"/>
            <w:bottom w:val="none" w:sz="0" w:space="0" w:color="auto"/>
            <w:right w:val="none" w:sz="0" w:space="0" w:color="auto"/>
          </w:divBdr>
        </w:div>
        <w:div w:id="82380122">
          <w:marLeft w:val="0"/>
          <w:marRight w:val="0"/>
          <w:marTop w:val="0"/>
          <w:marBottom w:val="0"/>
          <w:divBdr>
            <w:top w:val="none" w:sz="0" w:space="0" w:color="auto"/>
            <w:left w:val="none" w:sz="0" w:space="0" w:color="auto"/>
            <w:bottom w:val="none" w:sz="0" w:space="0" w:color="auto"/>
            <w:right w:val="none" w:sz="0" w:space="0" w:color="auto"/>
          </w:divBdr>
        </w:div>
        <w:div w:id="174659119">
          <w:marLeft w:val="0"/>
          <w:marRight w:val="0"/>
          <w:marTop w:val="0"/>
          <w:marBottom w:val="0"/>
          <w:divBdr>
            <w:top w:val="none" w:sz="0" w:space="0" w:color="auto"/>
            <w:left w:val="none" w:sz="0" w:space="0" w:color="auto"/>
            <w:bottom w:val="none" w:sz="0" w:space="0" w:color="auto"/>
            <w:right w:val="none" w:sz="0" w:space="0" w:color="auto"/>
          </w:divBdr>
        </w:div>
        <w:div w:id="225074967">
          <w:marLeft w:val="0"/>
          <w:marRight w:val="0"/>
          <w:marTop w:val="0"/>
          <w:marBottom w:val="0"/>
          <w:divBdr>
            <w:top w:val="none" w:sz="0" w:space="0" w:color="auto"/>
            <w:left w:val="none" w:sz="0" w:space="0" w:color="auto"/>
            <w:bottom w:val="none" w:sz="0" w:space="0" w:color="auto"/>
            <w:right w:val="none" w:sz="0" w:space="0" w:color="auto"/>
          </w:divBdr>
        </w:div>
        <w:div w:id="248658196">
          <w:marLeft w:val="0"/>
          <w:marRight w:val="0"/>
          <w:marTop w:val="0"/>
          <w:marBottom w:val="0"/>
          <w:divBdr>
            <w:top w:val="none" w:sz="0" w:space="0" w:color="auto"/>
            <w:left w:val="none" w:sz="0" w:space="0" w:color="auto"/>
            <w:bottom w:val="none" w:sz="0" w:space="0" w:color="auto"/>
            <w:right w:val="none" w:sz="0" w:space="0" w:color="auto"/>
          </w:divBdr>
        </w:div>
        <w:div w:id="254552866">
          <w:marLeft w:val="0"/>
          <w:marRight w:val="0"/>
          <w:marTop w:val="0"/>
          <w:marBottom w:val="0"/>
          <w:divBdr>
            <w:top w:val="none" w:sz="0" w:space="0" w:color="auto"/>
            <w:left w:val="none" w:sz="0" w:space="0" w:color="auto"/>
            <w:bottom w:val="none" w:sz="0" w:space="0" w:color="auto"/>
            <w:right w:val="none" w:sz="0" w:space="0" w:color="auto"/>
          </w:divBdr>
        </w:div>
        <w:div w:id="357319186">
          <w:marLeft w:val="0"/>
          <w:marRight w:val="0"/>
          <w:marTop w:val="0"/>
          <w:marBottom w:val="0"/>
          <w:divBdr>
            <w:top w:val="none" w:sz="0" w:space="0" w:color="auto"/>
            <w:left w:val="none" w:sz="0" w:space="0" w:color="auto"/>
            <w:bottom w:val="none" w:sz="0" w:space="0" w:color="auto"/>
            <w:right w:val="none" w:sz="0" w:space="0" w:color="auto"/>
          </w:divBdr>
        </w:div>
        <w:div w:id="416053904">
          <w:marLeft w:val="0"/>
          <w:marRight w:val="0"/>
          <w:marTop w:val="0"/>
          <w:marBottom w:val="0"/>
          <w:divBdr>
            <w:top w:val="none" w:sz="0" w:space="0" w:color="auto"/>
            <w:left w:val="none" w:sz="0" w:space="0" w:color="auto"/>
            <w:bottom w:val="none" w:sz="0" w:space="0" w:color="auto"/>
            <w:right w:val="none" w:sz="0" w:space="0" w:color="auto"/>
          </w:divBdr>
        </w:div>
        <w:div w:id="427896648">
          <w:marLeft w:val="0"/>
          <w:marRight w:val="0"/>
          <w:marTop w:val="0"/>
          <w:marBottom w:val="0"/>
          <w:divBdr>
            <w:top w:val="none" w:sz="0" w:space="0" w:color="auto"/>
            <w:left w:val="none" w:sz="0" w:space="0" w:color="auto"/>
            <w:bottom w:val="none" w:sz="0" w:space="0" w:color="auto"/>
            <w:right w:val="none" w:sz="0" w:space="0" w:color="auto"/>
          </w:divBdr>
        </w:div>
        <w:div w:id="510800279">
          <w:marLeft w:val="0"/>
          <w:marRight w:val="0"/>
          <w:marTop w:val="0"/>
          <w:marBottom w:val="0"/>
          <w:divBdr>
            <w:top w:val="none" w:sz="0" w:space="0" w:color="auto"/>
            <w:left w:val="none" w:sz="0" w:space="0" w:color="auto"/>
            <w:bottom w:val="none" w:sz="0" w:space="0" w:color="auto"/>
            <w:right w:val="none" w:sz="0" w:space="0" w:color="auto"/>
          </w:divBdr>
        </w:div>
        <w:div w:id="639043905">
          <w:marLeft w:val="0"/>
          <w:marRight w:val="0"/>
          <w:marTop w:val="0"/>
          <w:marBottom w:val="0"/>
          <w:divBdr>
            <w:top w:val="none" w:sz="0" w:space="0" w:color="auto"/>
            <w:left w:val="none" w:sz="0" w:space="0" w:color="auto"/>
            <w:bottom w:val="none" w:sz="0" w:space="0" w:color="auto"/>
            <w:right w:val="none" w:sz="0" w:space="0" w:color="auto"/>
          </w:divBdr>
        </w:div>
        <w:div w:id="691037205">
          <w:marLeft w:val="0"/>
          <w:marRight w:val="0"/>
          <w:marTop w:val="0"/>
          <w:marBottom w:val="0"/>
          <w:divBdr>
            <w:top w:val="none" w:sz="0" w:space="0" w:color="auto"/>
            <w:left w:val="none" w:sz="0" w:space="0" w:color="auto"/>
            <w:bottom w:val="none" w:sz="0" w:space="0" w:color="auto"/>
            <w:right w:val="none" w:sz="0" w:space="0" w:color="auto"/>
          </w:divBdr>
        </w:div>
        <w:div w:id="730541214">
          <w:marLeft w:val="0"/>
          <w:marRight w:val="0"/>
          <w:marTop w:val="0"/>
          <w:marBottom w:val="0"/>
          <w:divBdr>
            <w:top w:val="none" w:sz="0" w:space="0" w:color="auto"/>
            <w:left w:val="none" w:sz="0" w:space="0" w:color="auto"/>
            <w:bottom w:val="none" w:sz="0" w:space="0" w:color="auto"/>
            <w:right w:val="none" w:sz="0" w:space="0" w:color="auto"/>
          </w:divBdr>
        </w:div>
        <w:div w:id="891967825">
          <w:marLeft w:val="0"/>
          <w:marRight w:val="0"/>
          <w:marTop w:val="0"/>
          <w:marBottom w:val="0"/>
          <w:divBdr>
            <w:top w:val="none" w:sz="0" w:space="0" w:color="auto"/>
            <w:left w:val="none" w:sz="0" w:space="0" w:color="auto"/>
            <w:bottom w:val="none" w:sz="0" w:space="0" w:color="auto"/>
            <w:right w:val="none" w:sz="0" w:space="0" w:color="auto"/>
          </w:divBdr>
        </w:div>
        <w:div w:id="908073452">
          <w:marLeft w:val="0"/>
          <w:marRight w:val="0"/>
          <w:marTop w:val="0"/>
          <w:marBottom w:val="0"/>
          <w:divBdr>
            <w:top w:val="none" w:sz="0" w:space="0" w:color="auto"/>
            <w:left w:val="none" w:sz="0" w:space="0" w:color="auto"/>
            <w:bottom w:val="none" w:sz="0" w:space="0" w:color="auto"/>
            <w:right w:val="none" w:sz="0" w:space="0" w:color="auto"/>
          </w:divBdr>
        </w:div>
        <w:div w:id="991758641">
          <w:marLeft w:val="0"/>
          <w:marRight w:val="0"/>
          <w:marTop w:val="0"/>
          <w:marBottom w:val="0"/>
          <w:divBdr>
            <w:top w:val="none" w:sz="0" w:space="0" w:color="auto"/>
            <w:left w:val="none" w:sz="0" w:space="0" w:color="auto"/>
            <w:bottom w:val="none" w:sz="0" w:space="0" w:color="auto"/>
            <w:right w:val="none" w:sz="0" w:space="0" w:color="auto"/>
          </w:divBdr>
        </w:div>
        <w:div w:id="1035541995">
          <w:marLeft w:val="0"/>
          <w:marRight w:val="0"/>
          <w:marTop w:val="0"/>
          <w:marBottom w:val="0"/>
          <w:divBdr>
            <w:top w:val="none" w:sz="0" w:space="0" w:color="auto"/>
            <w:left w:val="none" w:sz="0" w:space="0" w:color="auto"/>
            <w:bottom w:val="none" w:sz="0" w:space="0" w:color="auto"/>
            <w:right w:val="none" w:sz="0" w:space="0" w:color="auto"/>
          </w:divBdr>
        </w:div>
        <w:div w:id="1040210106">
          <w:marLeft w:val="0"/>
          <w:marRight w:val="0"/>
          <w:marTop w:val="0"/>
          <w:marBottom w:val="0"/>
          <w:divBdr>
            <w:top w:val="none" w:sz="0" w:space="0" w:color="auto"/>
            <w:left w:val="none" w:sz="0" w:space="0" w:color="auto"/>
            <w:bottom w:val="none" w:sz="0" w:space="0" w:color="auto"/>
            <w:right w:val="none" w:sz="0" w:space="0" w:color="auto"/>
          </w:divBdr>
        </w:div>
        <w:div w:id="1090662441">
          <w:marLeft w:val="0"/>
          <w:marRight w:val="0"/>
          <w:marTop w:val="0"/>
          <w:marBottom w:val="0"/>
          <w:divBdr>
            <w:top w:val="none" w:sz="0" w:space="0" w:color="auto"/>
            <w:left w:val="none" w:sz="0" w:space="0" w:color="auto"/>
            <w:bottom w:val="none" w:sz="0" w:space="0" w:color="auto"/>
            <w:right w:val="none" w:sz="0" w:space="0" w:color="auto"/>
          </w:divBdr>
        </w:div>
        <w:div w:id="1147162451">
          <w:marLeft w:val="0"/>
          <w:marRight w:val="0"/>
          <w:marTop w:val="0"/>
          <w:marBottom w:val="0"/>
          <w:divBdr>
            <w:top w:val="none" w:sz="0" w:space="0" w:color="auto"/>
            <w:left w:val="none" w:sz="0" w:space="0" w:color="auto"/>
            <w:bottom w:val="none" w:sz="0" w:space="0" w:color="auto"/>
            <w:right w:val="none" w:sz="0" w:space="0" w:color="auto"/>
          </w:divBdr>
        </w:div>
        <w:div w:id="1260723481">
          <w:marLeft w:val="0"/>
          <w:marRight w:val="0"/>
          <w:marTop w:val="0"/>
          <w:marBottom w:val="0"/>
          <w:divBdr>
            <w:top w:val="none" w:sz="0" w:space="0" w:color="auto"/>
            <w:left w:val="none" w:sz="0" w:space="0" w:color="auto"/>
            <w:bottom w:val="none" w:sz="0" w:space="0" w:color="auto"/>
            <w:right w:val="none" w:sz="0" w:space="0" w:color="auto"/>
          </w:divBdr>
        </w:div>
        <w:div w:id="1270549177">
          <w:marLeft w:val="0"/>
          <w:marRight w:val="0"/>
          <w:marTop w:val="0"/>
          <w:marBottom w:val="0"/>
          <w:divBdr>
            <w:top w:val="none" w:sz="0" w:space="0" w:color="auto"/>
            <w:left w:val="none" w:sz="0" w:space="0" w:color="auto"/>
            <w:bottom w:val="none" w:sz="0" w:space="0" w:color="auto"/>
            <w:right w:val="none" w:sz="0" w:space="0" w:color="auto"/>
          </w:divBdr>
        </w:div>
        <w:div w:id="1296254753">
          <w:marLeft w:val="0"/>
          <w:marRight w:val="0"/>
          <w:marTop w:val="0"/>
          <w:marBottom w:val="0"/>
          <w:divBdr>
            <w:top w:val="none" w:sz="0" w:space="0" w:color="auto"/>
            <w:left w:val="none" w:sz="0" w:space="0" w:color="auto"/>
            <w:bottom w:val="none" w:sz="0" w:space="0" w:color="auto"/>
            <w:right w:val="none" w:sz="0" w:space="0" w:color="auto"/>
          </w:divBdr>
        </w:div>
        <w:div w:id="1353145340">
          <w:marLeft w:val="0"/>
          <w:marRight w:val="0"/>
          <w:marTop w:val="0"/>
          <w:marBottom w:val="0"/>
          <w:divBdr>
            <w:top w:val="none" w:sz="0" w:space="0" w:color="auto"/>
            <w:left w:val="none" w:sz="0" w:space="0" w:color="auto"/>
            <w:bottom w:val="none" w:sz="0" w:space="0" w:color="auto"/>
            <w:right w:val="none" w:sz="0" w:space="0" w:color="auto"/>
          </w:divBdr>
        </w:div>
        <w:div w:id="1472404776">
          <w:marLeft w:val="0"/>
          <w:marRight w:val="0"/>
          <w:marTop w:val="0"/>
          <w:marBottom w:val="0"/>
          <w:divBdr>
            <w:top w:val="none" w:sz="0" w:space="0" w:color="auto"/>
            <w:left w:val="none" w:sz="0" w:space="0" w:color="auto"/>
            <w:bottom w:val="none" w:sz="0" w:space="0" w:color="auto"/>
            <w:right w:val="none" w:sz="0" w:space="0" w:color="auto"/>
          </w:divBdr>
        </w:div>
        <w:div w:id="1490172992">
          <w:marLeft w:val="0"/>
          <w:marRight w:val="0"/>
          <w:marTop w:val="0"/>
          <w:marBottom w:val="0"/>
          <w:divBdr>
            <w:top w:val="none" w:sz="0" w:space="0" w:color="auto"/>
            <w:left w:val="none" w:sz="0" w:space="0" w:color="auto"/>
            <w:bottom w:val="none" w:sz="0" w:space="0" w:color="auto"/>
            <w:right w:val="none" w:sz="0" w:space="0" w:color="auto"/>
          </w:divBdr>
        </w:div>
        <w:div w:id="1506895984">
          <w:marLeft w:val="0"/>
          <w:marRight w:val="0"/>
          <w:marTop w:val="0"/>
          <w:marBottom w:val="0"/>
          <w:divBdr>
            <w:top w:val="none" w:sz="0" w:space="0" w:color="auto"/>
            <w:left w:val="none" w:sz="0" w:space="0" w:color="auto"/>
            <w:bottom w:val="none" w:sz="0" w:space="0" w:color="auto"/>
            <w:right w:val="none" w:sz="0" w:space="0" w:color="auto"/>
          </w:divBdr>
        </w:div>
        <w:div w:id="1551309397">
          <w:marLeft w:val="0"/>
          <w:marRight w:val="0"/>
          <w:marTop w:val="0"/>
          <w:marBottom w:val="0"/>
          <w:divBdr>
            <w:top w:val="none" w:sz="0" w:space="0" w:color="auto"/>
            <w:left w:val="none" w:sz="0" w:space="0" w:color="auto"/>
            <w:bottom w:val="none" w:sz="0" w:space="0" w:color="auto"/>
            <w:right w:val="none" w:sz="0" w:space="0" w:color="auto"/>
          </w:divBdr>
        </w:div>
        <w:div w:id="1616671545">
          <w:marLeft w:val="0"/>
          <w:marRight w:val="0"/>
          <w:marTop w:val="0"/>
          <w:marBottom w:val="0"/>
          <w:divBdr>
            <w:top w:val="none" w:sz="0" w:space="0" w:color="auto"/>
            <w:left w:val="none" w:sz="0" w:space="0" w:color="auto"/>
            <w:bottom w:val="none" w:sz="0" w:space="0" w:color="auto"/>
            <w:right w:val="none" w:sz="0" w:space="0" w:color="auto"/>
          </w:divBdr>
        </w:div>
        <w:div w:id="1623682444">
          <w:marLeft w:val="0"/>
          <w:marRight w:val="0"/>
          <w:marTop w:val="0"/>
          <w:marBottom w:val="0"/>
          <w:divBdr>
            <w:top w:val="none" w:sz="0" w:space="0" w:color="auto"/>
            <w:left w:val="none" w:sz="0" w:space="0" w:color="auto"/>
            <w:bottom w:val="none" w:sz="0" w:space="0" w:color="auto"/>
            <w:right w:val="none" w:sz="0" w:space="0" w:color="auto"/>
          </w:divBdr>
        </w:div>
        <w:div w:id="1655059591">
          <w:marLeft w:val="0"/>
          <w:marRight w:val="0"/>
          <w:marTop w:val="0"/>
          <w:marBottom w:val="0"/>
          <w:divBdr>
            <w:top w:val="none" w:sz="0" w:space="0" w:color="auto"/>
            <w:left w:val="none" w:sz="0" w:space="0" w:color="auto"/>
            <w:bottom w:val="none" w:sz="0" w:space="0" w:color="auto"/>
            <w:right w:val="none" w:sz="0" w:space="0" w:color="auto"/>
          </w:divBdr>
        </w:div>
        <w:div w:id="1730808161">
          <w:marLeft w:val="0"/>
          <w:marRight w:val="0"/>
          <w:marTop w:val="0"/>
          <w:marBottom w:val="0"/>
          <w:divBdr>
            <w:top w:val="none" w:sz="0" w:space="0" w:color="auto"/>
            <w:left w:val="none" w:sz="0" w:space="0" w:color="auto"/>
            <w:bottom w:val="none" w:sz="0" w:space="0" w:color="auto"/>
            <w:right w:val="none" w:sz="0" w:space="0" w:color="auto"/>
          </w:divBdr>
        </w:div>
        <w:div w:id="1999573610">
          <w:marLeft w:val="0"/>
          <w:marRight w:val="0"/>
          <w:marTop w:val="0"/>
          <w:marBottom w:val="0"/>
          <w:divBdr>
            <w:top w:val="none" w:sz="0" w:space="0" w:color="auto"/>
            <w:left w:val="none" w:sz="0" w:space="0" w:color="auto"/>
            <w:bottom w:val="none" w:sz="0" w:space="0" w:color="auto"/>
            <w:right w:val="none" w:sz="0" w:space="0" w:color="auto"/>
          </w:divBdr>
        </w:div>
        <w:div w:id="2087143818">
          <w:marLeft w:val="0"/>
          <w:marRight w:val="0"/>
          <w:marTop w:val="0"/>
          <w:marBottom w:val="0"/>
          <w:divBdr>
            <w:top w:val="none" w:sz="0" w:space="0" w:color="auto"/>
            <w:left w:val="none" w:sz="0" w:space="0" w:color="auto"/>
            <w:bottom w:val="none" w:sz="0" w:space="0" w:color="auto"/>
            <w:right w:val="none" w:sz="0" w:space="0" w:color="auto"/>
          </w:divBdr>
        </w:div>
      </w:divsChild>
    </w:div>
    <w:div w:id="1892426207">
      <w:bodyDiv w:val="1"/>
      <w:marLeft w:val="0"/>
      <w:marRight w:val="0"/>
      <w:marTop w:val="0"/>
      <w:marBottom w:val="0"/>
      <w:divBdr>
        <w:top w:val="none" w:sz="0" w:space="0" w:color="auto"/>
        <w:left w:val="none" w:sz="0" w:space="0" w:color="auto"/>
        <w:bottom w:val="none" w:sz="0" w:space="0" w:color="auto"/>
        <w:right w:val="none" w:sz="0" w:space="0" w:color="auto"/>
      </w:divBdr>
    </w:div>
    <w:div w:id="1922760939">
      <w:bodyDiv w:val="1"/>
      <w:marLeft w:val="0"/>
      <w:marRight w:val="0"/>
      <w:marTop w:val="0"/>
      <w:marBottom w:val="0"/>
      <w:divBdr>
        <w:top w:val="none" w:sz="0" w:space="0" w:color="auto"/>
        <w:left w:val="none" w:sz="0" w:space="0" w:color="auto"/>
        <w:bottom w:val="none" w:sz="0" w:space="0" w:color="auto"/>
        <w:right w:val="none" w:sz="0" w:space="0" w:color="auto"/>
      </w:divBdr>
    </w:div>
    <w:div w:id="1968968118">
      <w:bodyDiv w:val="1"/>
      <w:marLeft w:val="0"/>
      <w:marRight w:val="0"/>
      <w:marTop w:val="0"/>
      <w:marBottom w:val="0"/>
      <w:divBdr>
        <w:top w:val="none" w:sz="0" w:space="0" w:color="auto"/>
        <w:left w:val="none" w:sz="0" w:space="0" w:color="auto"/>
        <w:bottom w:val="none" w:sz="0" w:space="0" w:color="auto"/>
        <w:right w:val="none" w:sz="0" w:space="0" w:color="auto"/>
      </w:divBdr>
    </w:div>
    <w:div w:id="2042507238">
      <w:bodyDiv w:val="1"/>
      <w:marLeft w:val="0"/>
      <w:marRight w:val="0"/>
      <w:marTop w:val="0"/>
      <w:marBottom w:val="0"/>
      <w:divBdr>
        <w:top w:val="none" w:sz="0" w:space="0" w:color="auto"/>
        <w:left w:val="none" w:sz="0" w:space="0" w:color="auto"/>
        <w:bottom w:val="none" w:sz="0" w:space="0" w:color="auto"/>
        <w:right w:val="none" w:sz="0" w:space="0" w:color="auto"/>
      </w:divBdr>
    </w:div>
    <w:div w:id="2094204653">
      <w:bodyDiv w:val="1"/>
      <w:marLeft w:val="0"/>
      <w:marRight w:val="0"/>
      <w:marTop w:val="0"/>
      <w:marBottom w:val="0"/>
      <w:divBdr>
        <w:top w:val="none" w:sz="0" w:space="0" w:color="auto"/>
        <w:left w:val="none" w:sz="0" w:space="0" w:color="auto"/>
        <w:bottom w:val="none" w:sz="0" w:space="0" w:color="auto"/>
        <w:right w:val="none" w:sz="0" w:space="0" w:color="auto"/>
      </w:divBdr>
      <w:divsChild>
        <w:div w:id="483354667">
          <w:marLeft w:val="0"/>
          <w:marRight w:val="0"/>
          <w:marTop w:val="0"/>
          <w:marBottom w:val="0"/>
          <w:divBdr>
            <w:top w:val="none" w:sz="0" w:space="0" w:color="auto"/>
            <w:left w:val="none" w:sz="0" w:space="0" w:color="auto"/>
            <w:bottom w:val="none" w:sz="0" w:space="0" w:color="auto"/>
            <w:right w:val="none" w:sz="0" w:space="0" w:color="auto"/>
          </w:divBdr>
        </w:div>
        <w:div w:id="1323118191">
          <w:marLeft w:val="0"/>
          <w:marRight w:val="0"/>
          <w:marTop w:val="0"/>
          <w:marBottom w:val="0"/>
          <w:divBdr>
            <w:top w:val="none" w:sz="0" w:space="0" w:color="auto"/>
            <w:left w:val="none" w:sz="0" w:space="0" w:color="auto"/>
            <w:bottom w:val="none" w:sz="0" w:space="0" w:color="auto"/>
            <w:right w:val="none" w:sz="0" w:space="0" w:color="auto"/>
          </w:divBdr>
        </w:div>
        <w:div w:id="1625962733">
          <w:marLeft w:val="0"/>
          <w:marRight w:val="0"/>
          <w:marTop w:val="0"/>
          <w:marBottom w:val="0"/>
          <w:divBdr>
            <w:top w:val="none" w:sz="0" w:space="0" w:color="auto"/>
            <w:left w:val="none" w:sz="0" w:space="0" w:color="auto"/>
            <w:bottom w:val="none" w:sz="0" w:space="0" w:color="auto"/>
            <w:right w:val="none" w:sz="0" w:space="0" w:color="auto"/>
          </w:divBdr>
        </w:div>
      </w:divsChild>
    </w:div>
    <w:div w:id="2140757949">
      <w:bodyDiv w:val="1"/>
      <w:marLeft w:val="0"/>
      <w:marRight w:val="0"/>
      <w:marTop w:val="0"/>
      <w:marBottom w:val="0"/>
      <w:divBdr>
        <w:top w:val="none" w:sz="0" w:space="0" w:color="auto"/>
        <w:left w:val="none" w:sz="0" w:space="0" w:color="auto"/>
        <w:bottom w:val="none" w:sz="0" w:space="0" w:color="auto"/>
        <w:right w:val="none" w:sz="0" w:space="0" w:color="auto"/>
      </w:divBdr>
      <w:divsChild>
        <w:div w:id="222061609">
          <w:marLeft w:val="0"/>
          <w:marRight w:val="0"/>
          <w:marTop w:val="0"/>
          <w:marBottom w:val="0"/>
          <w:divBdr>
            <w:top w:val="none" w:sz="0" w:space="0" w:color="auto"/>
            <w:left w:val="none" w:sz="0" w:space="0" w:color="auto"/>
            <w:bottom w:val="none" w:sz="0" w:space="0" w:color="auto"/>
            <w:right w:val="none" w:sz="0" w:space="0" w:color="auto"/>
          </w:divBdr>
        </w:div>
        <w:div w:id="465902717">
          <w:marLeft w:val="0"/>
          <w:marRight w:val="0"/>
          <w:marTop w:val="0"/>
          <w:marBottom w:val="0"/>
          <w:divBdr>
            <w:top w:val="none" w:sz="0" w:space="0" w:color="auto"/>
            <w:left w:val="none" w:sz="0" w:space="0" w:color="auto"/>
            <w:bottom w:val="none" w:sz="0" w:space="0" w:color="auto"/>
            <w:right w:val="none" w:sz="0" w:space="0" w:color="auto"/>
          </w:divBdr>
        </w:div>
        <w:div w:id="840579621">
          <w:marLeft w:val="0"/>
          <w:marRight w:val="0"/>
          <w:marTop w:val="0"/>
          <w:marBottom w:val="0"/>
          <w:divBdr>
            <w:top w:val="none" w:sz="0" w:space="0" w:color="auto"/>
            <w:left w:val="none" w:sz="0" w:space="0" w:color="auto"/>
            <w:bottom w:val="none" w:sz="0" w:space="0" w:color="auto"/>
            <w:right w:val="none" w:sz="0" w:space="0" w:color="auto"/>
          </w:divBdr>
        </w:div>
        <w:div w:id="850679756">
          <w:marLeft w:val="0"/>
          <w:marRight w:val="0"/>
          <w:marTop w:val="0"/>
          <w:marBottom w:val="0"/>
          <w:divBdr>
            <w:top w:val="none" w:sz="0" w:space="0" w:color="auto"/>
            <w:left w:val="none" w:sz="0" w:space="0" w:color="auto"/>
            <w:bottom w:val="none" w:sz="0" w:space="0" w:color="auto"/>
            <w:right w:val="none" w:sz="0" w:space="0" w:color="auto"/>
          </w:divBdr>
        </w:div>
        <w:div w:id="162707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9E643A-938D-4BAC-8D91-16DCD8822EE2}">
  <we:reference id="wa104382081" version="1.55.1.0" store="es-E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1dcbd58-0853-4964-8c48-1fada097589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2D6A8C612AB8D46AA59E3BA8C8787C9" ma:contentTypeVersion="16" ma:contentTypeDescription="Crear nuevo documento." ma:contentTypeScope="" ma:versionID="078abff276f154319812346351fd7258">
  <xsd:schema xmlns:xsd="http://www.w3.org/2001/XMLSchema" xmlns:xs="http://www.w3.org/2001/XMLSchema" xmlns:p="http://schemas.microsoft.com/office/2006/metadata/properties" xmlns:ns3="21dcbd58-0853-4964-8c48-1fada0975894" xmlns:ns4="d31d5e1b-2aa8-47b7-8d28-d612ddb1d88a" targetNamespace="http://schemas.microsoft.com/office/2006/metadata/properties" ma:root="true" ma:fieldsID="2cccbc11e7e86a955a9bbbe033449c0d" ns3:_="" ns4:_="">
    <xsd:import namespace="21dcbd58-0853-4964-8c48-1fada0975894"/>
    <xsd:import namespace="d31d5e1b-2aa8-47b7-8d28-d612ddb1d8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dcbd58-0853-4964-8c48-1fada09758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1d5e1b-2aa8-47b7-8d28-d612ddb1d88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0C02E-2B4C-4986-85B4-70FE20089778}">
  <ds:schemaRefs>
    <ds:schemaRef ds:uri="http://schemas.microsoft.com/office/infopath/2007/PartnerControls"/>
    <ds:schemaRef ds:uri="d31d5e1b-2aa8-47b7-8d28-d612ddb1d88a"/>
    <ds:schemaRef ds:uri="http://purl.org/dc/terms/"/>
    <ds:schemaRef ds:uri="http://schemas.microsoft.com/office/2006/metadata/properties"/>
    <ds:schemaRef ds:uri="http://purl.org/dc/dcmitype/"/>
    <ds:schemaRef ds:uri="http://schemas.microsoft.com/office/2006/documentManagement/types"/>
    <ds:schemaRef ds:uri="21dcbd58-0853-4964-8c48-1fada0975894"/>
    <ds:schemaRef ds:uri="http://www.w3.org/XML/1998/namespace"/>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DE0C825B-8899-4662-B2B6-E88712BF97B8}">
  <ds:schemaRefs>
    <ds:schemaRef ds:uri="http://schemas.microsoft.com/sharepoint/v3/contenttype/forms"/>
  </ds:schemaRefs>
</ds:datastoreItem>
</file>

<file path=customXml/itemProps3.xml><?xml version="1.0" encoding="utf-8"?>
<ds:datastoreItem xmlns:ds="http://schemas.openxmlformats.org/officeDocument/2006/customXml" ds:itemID="{BD855B16-AB41-4F8E-B5C2-D45B66748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dcbd58-0853-4964-8c48-1fada0975894"/>
    <ds:schemaRef ds:uri="d31d5e1b-2aa8-47b7-8d28-d612ddb1d8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A50B78-BBF0-4627-997C-DC121540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41019</Words>
  <Characters>225606</Characters>
  <Application>Microsoft Office Word</Application>
  <DocSecurity>0</DocSecurity>
  <Lines>1880</Lines>
  <Paragraphs>532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luis De oyarzabal Sanz</dc:creator>
  <cp:keywords/>
  <dc:description/>
  <cp:lastModifiedBy>Alfonso luis De oyarzabal Sanz</cp:lastModifiedBy>
  <cp:revision>3</cp:revision>
  <cp:lastPrinted>2023-07-26T16:12:00Z</cp:lastPrinted>
  <dcterms:created xsi:type="dcterms:W3CDTF">2023-07-27T15:50:00Z</dcterms:created>
  <dcterms:modified xsi:type="dcterms:W3CDTF">2023-07-27T15:57:00Z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0x01010082D6A8C612AB8D46AA59E3BA8C8787C9</vt:lpwstr>
  </property>
  <property fmtid="{D5CDD505-2E9C-101B-9397-08002B2CF9AE}" pid="3" name="Mendeley Document_1">
    <vt:lpwstr>True</vt:lpwstr>
  </property>
  <property fmtid="{D5CDD505-2E9C-101B-9397-08002B2CF9AE}" pid="4" name="Mendeley Citation Style_1">
    <vt:lpwstr>http://www.zotero.org/styles/brain</vt:lpwstr>
  </property>
  <property fmtid="{D5CDD505-2E9C-101B-9397-08002B2CF9AE}" pid="5" name="Mendeley Unique User Id_1">
    <vt:lpwstr>7463784c-4888-3ca5-9280-5e6f34d7eb88</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http://www.zotero.org/styles/brain</vt:lpwstr>
  </property>
  <property fmtid="{D5CDD505-2E9C-101B-9397-08002B2CF9AE}" pid="11" name="Mendeley Recent Style Name 2_1">
    <vt:lpwstr>Brain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8th edition</vt:lpwstr>
  </property>
  <property fmtid="{D5CDD505-2E9C-101B-9397-08002B2CF9AE}" pid="20" name="Mendeley Recent Style Id 7_1">
    <vt:lpwstr>http://www.zotero.org/styles/science-translational-medicine</vt:lpwstr>
  </property>
  <property fmtid="{D5CDD505-2E9C-101B-9397-08002B2CF9AE}" pid="21" name="Mendeley Recent Style Name 7_1">
    <vt:lpwstr>Science Translational Medicine</vt:lpwstr>
  </property>
  <property fmtid="{D5CDD505-2E9C-101B-9397-08002B2CF9AE}" pid="22" name="Mendeley Recent Style Id 8_1">
    <vt:lpwstr>http://www.zotero.org/styles/vancouver</vt:lpwstr>
  </property>
  <property fmtid="{D5CDD505-2E9C-101B-9397-08002B2CF9AE}" pid="23" name="Mendeley Recent Style Name 8_1">
    <vt:lpwstr>Vancouver</vt:lpwstr>
  </property>
  <property fmtid="{D5CDD505-2E9C-101B-9397-08002B2CF9AE}" pid="24" name="Mendeley Recent Style Id 9_1">
    <vt:lpwstr>http://www.zotero.org/styles/vancouver-superscript</vt:lpwstr>
  </property>
  <property fmtid="{D5CDD505-2E9C-101B-9397-08002B2CF9AE}" pid="25" name="Mendeley Recent Style Name 9_1">
    <vt:lpwstr>Vancouver (superscript)</vt:lpwstr>
  </property>
</Properties>
</file>